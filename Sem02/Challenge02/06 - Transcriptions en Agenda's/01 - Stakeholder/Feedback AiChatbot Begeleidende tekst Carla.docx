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5C79" w14:textId="77777777" w:rsidR="000F54B7" w:rsidRPr="00F00244" w:rsidRDefault="00000000">
      <w:pPr>
        <w:pStyle w:val="Kop2"/>
        <w:rPr>
          <w:rFonts w:asciiTheme="minorHAnsi" w:hAnsiTheme="minorHAnsi"/>
          <w:sz w:val="22"/>
          <w:szCs w:val="22"/>
        </w:rPr>
      </w:pPr>
      <w:bookmarkStart w:id="0" w:name="metadata"/>
      <w:r w:rsidRPr="00F00244">
        <w:rPr>
          <w:rFonts w:asciiTheme="minorHAnsi" w:hAnsiTheme="minorHAnsi"/>
          <w:sz w:val="22"/>
          <w:szCs w:val="22"/>
        </w:rPr>
        <w:t>Metadata</w:t>
      </w:r>
      <w:bookmarkEnd w:id="0"/>
    </w:p>
    <w:p w14:paraId="36A741F5" w14:textId="77777777" w:rsidR="000F54B7" w:rsidRPr="00F00244" w:rsidRDefault="00000000">
      <w:pPr>
        <w:pStyle w:val="Firstparagraph"/>
        <w:rPr>
          <w:rFonts w:asciiTheme="minorHAnsi" w:hAnsiTheme="minorHAnsi"/>
          <w:sz w:val="22"/>
          <w:szCs w:val="22"/>
        </w:rPr>
      </w:pPr>
      <w:r w:rsidRPr="00F00244">
        <w:rPr>
          <w:rFonts w:asciiTheme="minorHAnsi" w:hAnsiTheme="minorHAnsi"/>
          <w:b/>
          <w:bCs/>
          <w:sz w:val="22"/>
          <w:szCs w:val="22"/>
        </w:rPr>
        <w:t xml:space="preserve">Author: </w:t>
      </w:r>
      <w:r w:rsidRPr="00F00244">
        <w:rPr>
          <w:rFonts w:asciiTheme="minorHAnsi" w:hAnsiTheme="minorHAnsi"/>
          <w:sz w:val="22"/>
          <w:szCs w:val="22"/>
        </w:rPr>
        <w:t xml:space="preserve">Bram Wieringa </w:t>
      </w:r>
      <w:r w:rsidRPr="00F00244">
        <w:rPr>
          <w:rFonts w:asciiTheme="minorHAnsi" w:hAnsiTheme="minorHAnsi"/>
          <w:b/>
          <w:bCs/>
          <w:sz w:val="22"/>
          <w:szCs w:val="22"/>
        </w:rPr>
        <w:t xml:space="preserve">Date: </w:t>
      </w:r>
      <w:r w:rsidRPr="00F00244">
        <w:rPr>
          <w:rFonts w:asciiTheme="minorHAnsi" w:hAnsiTheme="minorHAnsi"/>
          <w:sz w:val="22"/>
          <w:szCs w:val="22"/>
        </w:rPr>
        <w:t xml:space="preserve">11-05-2026 </w:t>
      </w:r>
      <w:r w:rsidRPr="00F00244">
        <w:rPr>
          <w:rFonts w:asciiTheme="minorHAnsi" w:hAnsiTheme="minorHAnsi"/>
          <w:b/>
          <w:bCs/>
          <w:sz w:val="22"/>
          <w:szCs w:val="22"/>
        </w:rPr>
        <w:t xml:space="preserve">Version: </w:t>
      </w:r>
      <w:r w:rsidRPr="00F00244">
        <w:rPr>
          <w:rFonts w:asciiTheme="minorHAnsi" w:hAnsiTheme="minorHAnsi"/>
          <w:sz w:val="22"/>
          <w:szCs w:val="22"/>
        </w:rPr>
        <w:t xml:space="preserve">1.0 </w:t>
      </w:r>
      <w:r w:rsidRPr="00F00244">
        <w:rPr>
          <w:rFonts w:asciiTheme="minorHAnsi" w:hAnsiTheme="minorHAnsi"/>
          <w:b/>
          <w:bCs/>
          <w:sz w:val="22"/>
          <w:szCs w:val="22"/>
        </w:rPr>
        <w:t xml:space="preserve">Dependencies: </w:t>
      </w:r>
      <w:r w:rsidRPr="00F00244">
        <w:rPr>
          <w:rFonts w:asciiTheme="minorHAnsi" w:hAnsiTheme="minorHAnsi"/>
          <w:sz w:val="22"/>
          <w:szCs w:val="22"/>
        </w:rPr>
        <w:t>- Leefstijlroer van Vereniging Arts en Leefstijl - HappyFlow.bpmn versie 1.2</w:t>
      </w:r>
    </w:p>
    <w:p w14:paraId="499A3017" w14:textId="77777777" w:rsidR="000F54B7" w:rsidRPr="00F00244" w:rsidRDefault="00000000">
      <w:pPr>
        <w:pStyle w:val="Kop2"/>
        <w:rPr>
          <w:rFonts w:asciiTheme="minorHAnsi" w:hAnsiTheme="minorHAnsi"/>
          <w:sz w:val="22"/>
          <w:szCs w:val="22"/>
        </w:rPr>
      </w:pPr>
      <w:bookmarkStart w:id="1" w:name="begroeting-en-voorstellen"/>
      <w:r w:rsidRPr="00F00244">
        <w:rPr>
          <w:rFonts w:asciiTheme="minorHAnsi" w:hAnsiTheme="minorHAnsi"/>
          <w:sz w:val="22"/>
          <w:szCs w:val="22"/>
        </w:rPr>
        <w:t>1. Begroeting en voorstellen</w:t>
      </w:r>
      <w:bookmarkEnd w:id="1"/>
    </w:p>
    <w:p w14:paraId="3B33C543" w14:textId="3D7707E5"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Hallo! Welkom bij</w:t>
      </w:r>
      <w:del w:id="2" w:author="Carla Renders" w:date="2026-05-12T11:03:00Z" w16du:dateUtc="2026-05-12T09:03:00Z">
        <w:r w:rsidRPr="00F00244" w:rsidDel="0005590A">
          <w:rPr>
            <w:rFonts w:asciiTheme="minorHAnsi" w:hAnsiTheme="minorHAnsi"/>
            <w:sz w:val="22"/>
            <w:szCs w:val="22"/>
          </w:rPr>
          <w:delText xml:space="preserve"> Stichting Richter Education</w:delText>
        </w:r>
      </w:del>
      <w:ins w:id="3" w:author="Carla Renders" w:date="2026-05-12T11:03:00Z" w16du:dateUtc="2026-05-12T09:03:00Z">
        <w:r w:rsidR="0005590A">
          <w:rPr>
            <w:rFonts w:asciiTheme="minorHAnsi" w:hAnsiTheme="minorHAnsi"/>
            <w:sz w:val="22"/>
            <w:szCs w:val="22"/>
          </w:rPr>
          <w:t xml:space="preserve"> Sociaal Knooppunt</w:t>
        </w:r>
      </w:ins>
      <w:r w:rsidRPr="00F00244">
        <w:rPr>
          <w:rFonts w:asciiTheme="minorHAnsi" w:hAnsiTheme="minorHAnsi"/>
          <w:sz w:val="22"/>
          <w:szCs w:val="22"/>
        </w:rPr>
        <w:t xml:space="preserve">. Mijn naam is </w:t>
      </w:r>
      <w:commentRangeStart w:id="4"/>
      <w:r w:rsidRPr="00F00244">
        <w:rPr>
          <w:rFonts w:asciiTheme="minorHAnsi" w:hAnsiTheme="minorHAnsi"/>
          <w:sz w:val="22"/>
          <w:szCs w:val="22"/>
        </w:rPr>
        <w:t>Knoopje</w:t>
      </w:r>
      <w:commentRangeEnd w:id="4"/>
      <w:r w:rsidR="0005590A" w:rsidRPr="00F00244">
        <w:rPr>
          <w:rStyle w:val="Verwijzingopmerking"/>
          <w:rFonts w:asciiTheme="minorHAnsi" w:hAnsiTheme="minorHAnsi"/>
          <w:sz w:val="22"/>
          <w:szCs w:val="22"/>
        </w:rPr>
        <w:commentReference w:id="4"/>
      </w:r>
      <w:r w:rsidRPr="00F00244">
        <w:rPr>
          <w:rFonts w:asciiTheme="minorHAnsi" w:hAnsiTheme="minorHAnsi"/>
          <w:sz w:val="22"/>
          <w:szCs w:val="22"/>
        </w:rPr>
        <w:t>, de digitale assistent. Ik help je om te ontdekken welke activiteiten bij jou passen, op het gebied van gezondheid en welzijn, in</w:t>
      </w:r>
      <w:del w:id="5" w:author="Carla Renders" w:date="2026-05-12T11:06:00Z" w16du:dateUtc="2026-05-12T09:06:00Z">
        <w:r w:rsidRPr="00F00244" w:rsidDel="0005590A">
          <w:rPr>
            <w:rFonts w:asciiTheme="minorHAnsi" w:hAnsiTheme="minorHAnsi"/>
            <w:sz w:val="22"/>
            <w:szCs w:val="22"/>
          </w:rPr>
          <w:delText xml:space="preserve"> de</w:delText>
        </w:r>
      </w:del>
      <w:r w:rsidRPr="00F00244">
        <w:rPr>
          <w:rFonts w:asciiTheme="minorHAnsi" w:hAnsiTheme="minorHAnsi"/>
          <w:sz w:val="22"/>
          <w:szCs w:val="22"/>
        </w:rPr>
        <w:t xml:space="preserve"> </w:t>
      </w:r>
      <w:commentRangeStart w:id="6"/>
      <w:del w:id="7" w:author="Carla Renders" w:date="2026-05-12T11:04:00Z" w16du:dateUtc="2026-05-12T09:04:00Z">
        <w:r w:rsidRPr="00F00244" w:rsidDel="0005590A">
          <w:rPr>
            <w:rFonts w:asciiTheme="minorHAnsi" w:hAnsiTheme="minorHAnsi"/>
            <w:sz w:val="22"/>
            <w:szCs w:val="22"/>
          </w:rPr>
          <w:delText xml:space="preserve">buurt van </w:delText>
        </w:r>
      </w:del>
      <w:r w:rsidRPr="00F00244">
        <w:rPr>
          <w:rFonts w:asciiTheme="minorHAnsi" w:hAnsiTheme="minorHAnsi"/>
          <w:sz w:val="22"/>
          <w:szCs w:val="22"/>
        </w:rPr>
        <w:t>Boxtel</w:t>
      </w:r>
      <w:ins w:id="8" w:author="Carla Renders" w:date="2026-05-12T11:04:00Z" w16du:dateUtc="2026-05-12T09:04:00Z">
        <w:r w:rsidR="0005590A">
          <w:rPr>
            <w:rFonts w:asciiTheme="minorHAnsi" w:hAnsiTheme="minorHAnsi"/>
            <w:sz w:val="22"/>
            <w:szCs w:val="22"/>
          </w:rPr>
          <w:t xml:space="preserve">, </w:t>
        </w:r>
      </w:ins>
      <w:ins w:id="9" w:author="Carla Renders" w:date="2026-05-12T11:05:00Z" w16du:dateUtc="2026-05-12T09:05:00Z">
        <w:r w:rsidR="0005590A">
          <w:rPr>
            <w:rFonts w:asciiTheme="minorHAnsi" w:hAnsiTheme="minorHAnsi"/>
            <w:sz w:val="22"/>
            <w:szCs w:val="22"/>
          </w:rPr>
          <w:t xml:space="preserve">Esch, Lennisheuvel </w:t>
        </w:r>
      </w:ins>
      <w:ins w:id="10" w:author="Carla Renders" w:date="2026-05-12T11:06:00Z" w16du:dateUtc="2026-05-12T09:06:00Z">
        <w:r w:rsidR="0005590A">
          <w:rPr>
            <w:rFonts w:asciiTheme="minorHAnsi" w:hAnsiTheme="minorHAnsi"/>
            <w:sz w:val="22"/>
            <w:szCs w:val="22"/>
          </w:rPr>
          <w:t xml:space="preserve">en </w:t>
        </w:r>
      </w:ins>
      <w:ins w:id="11" w:author="Carla Renders" w:date="2026-05-12T11:05:00Z" w16du:dateUtc="2026-05-12T09:05:00Z">
        <w:r w:rsidR="0005590A">
          <w:rPr>
            <w:rFonts w:asciiTheme="minorHAnsi" w:hAnsiTheme="minorHAnsi"/>
            <w:sz w:val="22"/>
            <w:szCs w:val="22"/>
          </w:rPr>
          <w:t>Liempde</w:t>
        </w:r>
      </w:ins>
      <w:ins w:id="12" w:author="Carla Renders" w:date="2026-05-12T11:06:00Z" w16du:dateUtc="2026-05-12T09:06:00Z">
        <w:r w:rsidR="0005590A">
          <w:rPr>
            <w:rFonts w:asciiTheme="minorHAnsi" w:hAnsiTheme="minorHAnsi"/>
            <w:sz w:val="22"/>
            <w:szCs w:val="22"/>
          </w:rPr>
          <w:t>.</w:t>
        </w:r>
      </w:ins>
      <w:del w:id="13" w:author="Carla Renders" w:date="2026-05-12T11:04:00Z" w16du:dateUtc="2026-05-12T09:04:00Z">
        <w:r w:rsidRPr="00F00244" w:rsidDel="0005590A">
          <w:rPr>
            <w:rFonts w:asciiTheme="minorHAnsi" w:hAnsiTheme="minorHAnsi"/>
            <w:sz w:val="22"/>
            <w:szCs w:val="22"/>
          </w:rPr>
          <w:delText>.</w:delText>
        </w:r>
      </w:del>
      <w:commentRangeEnd w:id="6"/>
      <w:r w:rsidR="0005590A" w:rsidRPr="00F00244">
        <w:rPr>
          <w:rStyle w:val="Verwijzingopmerking"/>
          <w:rFonts w:asciiTheme="minorHAnsi" w:hAnsiTheme="minorHAnsi"/>
          <w:sz w:val="22"/>
          <w:szCs w:val="22"/>
        </w:rPr>
        <w:commentReference w:id="6"/>
      </w:r>
    </w:p>
    <w:p w14:paraId="4C236C30"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Ons gesprek is anoniem. Je hoeft geen naam of andere gegevens in te vullen.</w:t>
      </w:r>
    </w:p>
    <w:p w14:paraId="05FA46E8"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Mag ik je een paar vragen stellen? Dan zoek ik daarna drie activiteiten voor je uit.</w:t>
      </w:r>
    </w:p>
    <w:p w14:paraId="6D7EE11C" w14:textId="77777777" w:rsidR="000F54B7" w:rsidRPr="00F00244" w:rsidRDefault="00000000">
      <w:pPr>
        <w:pStyle w:val="Kop2"/>
        <w:rPr>
          <w:rFonts w:asciiTheme="minorHAnsi" w:hAnsiTheme="minorHAnsi"/>
          <w:sz w:val="22"/>
          <w:szCs w:val="22"/>
        </w:rPr>
      </w:pPr>
      <w:bookmarkStart w:id="14" w:name="instappunt-bepalen"/>
      <w:r w:rsidRPr="00F00244">
        <w:rPr>
          <w:rFonts w:asciiTheme="minorHAnsi" w:hAnsiTheme="minorHAnsi"/>
          <w:sz w:val="22"/>
          <w:szCs w:val="22"/>
        </w:rPr>
        <w:t>2. Instappunt bepalen</w:t>
      </w:r>
      <w:bookmarkEnd w:id="14"/>
    </w:p>
    <w:p w14:paraId="378EDD2B"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Weet je al wat je zou willen doen?</w:t>
      </w:r>
    </w:p>
    <w:p w14:paraId="69D27A7E" w14:textId="77777777" w:rsidR="0005590A" w:rsidRDefault="00000000">
      <w:pPr>
        <w:pStyle w:val="Quotations"/>
        <w:ind w:left="720" w:right="0"/>
        <w:rPr>
          <w:ins w:id="15" w:author="Carla Renders" w:date="2026-05-12T11:07:00Z" w16du:dateUtc="2026-05-12T09:07:00Z"/>
          <w:rFonts w:asciiTheme="minorHAnsi" w:hAnsiTheme="minorHAnsi"/>
          <w:sz w:val="22"/>
          <w:szCs w:val="22"/>
        </w:rPr>
      </w:pPr>
      <w:r w:rsidRPr="00F00244">
        <w:rPr>
          <w:rFonts w:ascii="Segoe UI Emoji" w:hAnsi="Segoe UI Emoji" w:cs="Segoe UI Emoji"/>
          <w:sz w:val="22"/>
          <w:szCs w:val="22"/>
        </w:rPr>
        <w:t>🔘</w:t>
      </w:r>
      <w:r w:rsidRPr="00F00244">
        <w:rPr>
          <w:rFonts w:asciiTheme="minorHAnsi" w:hAnsiTheme="minorHAnsi"/>
          <w:sz w:val="22"/>
          <w:szCs w:val="22"/>
        </w:rPr>
        <w:t xml:space="preserve"> Ja, ik weet precies wat ik wil </w:t>
      </w:r>
    </w:p>
    <w:p w14:paraId="4B1E4777" w14:textId="77777777" w:rsidR="0005590A" w:rsidRDefault="00000000">
      <w:pPr>
        <w:pStyle w:val="Quotations"/>
        <w:ind w:left="720" w:right="0"/>
        <w:rPr>
          <w:ins w:id="16" w:author="Carla Renders" w:date="2026-05-12T11:07:00Z" w16du:dateUtc="2026-05-12T09:07:00Z"/>
          <w:rFonts w:asciiTheme="minorHAnsi" w:hAnsiTheme="minorHAnsi"/>
          <w:sz w:val="22"/>
          <w:szCs w:val="22"/>
        </w:rPr>
      </w:pPr>
      <w:r w:rsidRPr="00F00244">
        <w:rPr>
          <w:rFonts w:ascii="Segoe UI Emoji" w:hAnsi="Segoe UI Emoji" w:cs="Segoe UI Emoji"/>
          <w:sz w:val="22"/>
          <w:szCs w:val="22"/>
        </w:rPr>
        <w:t>🔘</w:t>
      </w:r>
      <w:r w:rsidRPr="00F00244">
        <w:rPr>
          <w:rFonts w:asciiTheme="minorHAnsi" w:hAnsiTheme="minorHAnsi"/>
          <w:sz w:val="22"/>
          <w:szCs w:val="22"/>
        </w:rPr>
        <w:t xml:space="preserve"> Ik heb wel een idee, maar weet het niet zeker </w:t>
      </w:r>
    </w:p>
    <w:p w14:paraId="7EC786F8" w14:textId="664DA0CA" w:rsidR="000F54B7" w:rsidRPr="00F00244" w:rsidRDefault="00000000">
      <w:pPr>
        <w:pStyle w:val="Quotations"/>
        <w:ind w:left="720" w:right="0"/>
        <w:rPr>
          <w:rFonts w:asciiTheme="minorHAnsi" w:hAnsiTheme="minorHAnsi"/>
          <w:sz w:val="22"/>
          <w:szCs w:val="22"/>
        </w:rPr>
      </w:pPr>
      <w:r w:rsidRPr="00F00244">
        <w:rPr>
          <w:rFonts w:ascii="Segoe UI Emoji" w:hAnsi="Segoe UI Emoji" w:cs="Segoe UI Emoji"/>
          <w:sz w:val="22"/>
          <w:szCs w:val="22"/>
        </w:rPr>
        <w:t>🔘</w:t>
      </w:r>
      <w:r w:rsidRPr="00F00244">
        <w:rPr>
          <w:rFonts w:asciiTheme="minorHAnsi" w:hAnsiTheme="minorHAnsi"/>
          <w:sz w:val="22"/>
          <w:szCs w:val="22"/>
        </w:rPr>
        <w:t xml:space="preserve"> Nee, ik weet het nog niet</w:t>
      </w:r>
    </w:p>
    <w:p w14:paraId="4791DBD1"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ja, ik weet het precies</w:t>
      </w:r>
      <w:r w:rsidRPr="00F00244">
        <w:rPr>
          <w:rFonts w:asciiTheme="minorHAnsi" w:hAnsiTheme="minorHAnsi"/>
          <w:sz w:val="22"/>
          <w:szCs w:val="22"/>
        </w:rPr>
        <w:t>”</w:t>
      </w:r>
      <w:r w:rsidRPr="00F00244">
        <w:rPr>
          <w:rFonts w:asciiTheme="minorHAnsi" w:hAnsiTheme="minorHAnsi"/>
          <w:i/>
          <w:iCs/>
          <w:sz w:val="22"/>
          <w:szCs w:val="22"/>
        </w:rPr>
        <w:t>: sla de verkenning over en ga direct naar matching.</w:t>
      </w:r>
      <w:r w:rsidRPr="00F00244">
        <w:rPr>
          <w:rFonts w:asciiTheme="minorHAnsi" w:hAnsiTheme="minorHAnsi"/>
          <w:sz w:val="22"/>
          <w:szCs w:val="22"/>
        </w:rPr>
        <w:t xml:space="preserve"> </w:t>
      </w: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ik heb een idee</w:t>
      </w:r>
      <w:r w:rsidRPr="00F00244">
        <w:rPr>
          <w:rFonts w:asciiTheme="minorHAnsi" w:hAnsiTheme="minorHAnsi"/>
          <w:sz w:val="22"/>
          <w:szCs w:val="22"/>
        </w:rPr>
        <w:t>”</w:t>
      </w:r>
      <w:r w:rsidRPr="00F00244">
        <w:rPr>
          <w:rFonts w:asciiTheme="minorHAnsi" w:hAnsiTheme="minorHAnsi"/>
          <w:i/>
          <w:iCs/>
          <w:sz w:val="22"/>
          <w:szCs w:val="22"/>
        </w:rPr>
        <w:t>: stel alleen de meest relevante pijlervragen.</w:t>
      </w:r>
      <w:r w:rsidRPr="00F00244">
        <w:rPr>
          <w:rFonts w:asciiTheme="minorHAnsi" w:hAnsiTheme="minorHAnsi"/>
          <w:sz w:val="22"/>
          <w:szCs w:val="22"/>
        </w:rPr>
        <w:t xml:space="preserve"> </w:t>
      </w: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nee</w:t>
      </w:r>
      <w:r w:rsidRPr="00F00244">
        <w:rPr>
          <w:rFonts w:asciiTheme="minorHAnsi" w:hAnsiTheme="minorHAnsi"/>
          <w:sz w:val="22"/>
          <w:szCs w:val="22"/>
        </w:rPr>
        <w:t>”</w:t>
      </w:r>
      <w:r w:rsidRPr="00F00244">
        <w:rPr>
          <w:rFonts w:asciiTheme="minorHAnsi" w:hAnsiTheme="minorHAnsi"/>
          <w:i/>
          <w:iCs/>
          <w:sz w:val="22"/>
          <w:szCs w:val="22"/>
        </w:rPr>
        <w:t>: doorloop het volledige gesprek hieronder.</w:t>
      </w:r>
    </w:p>
    <w:p w14:paraId="41AAC75A" w14:textId="77777777" w:rsidR="000F54B7" w:rsidRPr="00F00244" w:rsidRDefault="00000000">
      <w:pPr>
        <w:pStyle w:val="Kop2"/>
        <w:rPr>
          <w:rFonts w:asciiTheme="minorHAnsi" w:hAnsiTheme="minorHAnsi"/>
          <w:sz w:val="22"/>
          <w:szCs w:val="22"/>
        </w:rPr>
      </w:pPr>
      <w:bookmarkStart w:id="17" w:name="beweging"/>
      <w:r w:rsidRPr="00F00244">
        <w:rPr>
          <w:rFonts w:asciiTheme="minorHAnsi" w:hAnsiTheme="minorHAnsi"/>
          <w:sz w:val="22"/>
          <w:szCs w:val="22"/>
        </w:rPr>
        <w:t>3. Beweging</w:t>
      </w:r>
      <w:bookmarkEnd w:id="17"/>
    </w:p>
    <w:p w14:paraId="4FAEAD26" w14:textId="77777777" w:rsidR="000F54B7" w:rsidRPr="00F00244" w:rsidRDefault="00000000">
      <w:pPr>
        <w:pStyle w:val="Kop3"/>
        <w:rPr>
          <w:rFonts w:asciiTheme="minorHAnsi" w:hAnsiTheme="minorHAnsi"/>
          <w:sz w:val="22"/>
          <w:szCs w:val="22"/>
        </w:rPr>
      </w:pPr>
      <w:bookmarkStart w:id="18" w:name="a.-slider"/>
      <w:r w:rsidRPr="00F00244">
        <w:rPr>
          <w:rFonts w:asciiTheme="minorHAnsi" w:hAnsiTheme="minorHAnsi"/>
          <w:sz w:val="22"/>
          <w:szCs w:val="22"/>
        </w:rPr>
        <w:t>3a. Slider</w:t>
      </w:r>
      <w:bookmarkEnd w:id="18"/>
    </w:p>
    <w:p w14:paraId="7B356264" w14:textId="0A0F0A6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Laten we beginnen met </w:t>
      </w:r>
      <w:commentRangeStart w:id="19"/>
      <w:ins w:id="20" w:author="Carla Renders" w:date="2026-05-12T11:08:00Z" w16du:dateUtc="2026-05-12T09:08:00Z">
        <w:r w:rsidR="0005590A">
          <w:rPr>
            <w:rFonts w:asciiTheme="minorHAnsi" w:hAnsiTheme="minorHAnsi"/>
            <w:sz w:val="22"/>
            <w:szCs w:val="22"/>
          </w:rPr>
          <w:t>het onderwerp ‘B</w:t>
        </w:r>
      </w:ins>
      <w:del w:id="21" w:author="Carla Renders" w:date="2026-05-12T11:08:00Z" w16du:dateUtc="2026-05-12T09:08:00Z">
        <w:r w:rsidRPr="00F00244" w:rsidDel="0005590A">
          <w:rPr>
            <w:rFonts w:asciiTheme="minorHAnsi" w:hAnsiTheme="minorHAnsi"/>
            <w:sz w:val="22"/>
            <w:szCs w:val="22"/>
          </w:rPr>
          <w:delText>b</w:delText>
        </w:r>
      </w:del>
      <w:r w:rsidRPr="00F00244">
        <w:rPr>
          <w:rFonts w:asciiTheme="minorHAnsi" w:hAnsiTheme="minorHAnsi"/>
          <w:sz w:val="22"/>
          <w:szCs w:val="22"/>
        </w:rPr>
        <w:t>ewegen</w:t>
      </w:r>
      <w:ins w:id="22" w:author="Carla Renders" w:date="2026-05-12T11:08:00Z" w16du:dateUtc="2026-05-12T09:08:00Z">
        <w:r w:rsidR="0005590A">
          <w:rPr>
            <w:rFonts w:asciiTheme="minorHAnsi" w:hAnsiTheme="minorHAnsi"/>
            <w:sz w:val="22"/>
            <w:szCs w:val="22"/>
          </w:rPr>
          <w:t>’</w:t>
        </w:r>
      </w:ins>
      <w:commentRangeEnd w:id="19"/>
      <w:r w:rsidR="0005590A" w:rsidRPr="00F00244">
        <w:rPr>
          <w:rStyle w:val="Verwijzingopmerking"/>
          <w:rFonts w:asciiTheme="minorHAnsi" w:hAnsiTheme="minorHAnsi"/>
          <w:sz w:val="22"/>
          <w:szCs w:val="22"/>
        </w:rPr>
        <w:commentReference w:id="19"/>
      </w:r>
      <w:r w:rsidRPr="00F00244">
        <w:rPr>
          <w:rFonts w:asciiTheme="minorHAnsi" w:hAnsiTheme="minorHAnsi"/>
          <w:sz w:val="22"/>
          <w:szCs w:val="22"/>
        </w:rPr>
        <w:t>.</w:t>
      </w:r>
    </w:p>
    <w:p w14:paraId="4A0CA37E" w14:textId="6DB0C3D0"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Beweeg je genoeg</w:t>
      </w:r>
      <w:ins w:id="23" w:author="Carla Renders" w:date="2026-05-12T11:13:00Z" w16du:dateUtc="2026-05-12T09:13:00Z">
        <w:r w:rsidR="00943702">
          <w:rPr>
            <w:rFonts w:asciiTheme="minorHAnsi" w:hAnsiTheme="minorHAnsi"/>
            <w:sz w:val="22"/>
            <w:szCs w:val="22"/>
          </w:rPr>
          <w:t xml:space="preserve"> om je fit te voelen</w:t>
        </w:r>
      </w:ins>
      <w:r w:rsidRPr="00F00244">
        <w:rPr>
          <w:rFonts w:asciiTheme="minorHAnsi" w:hAnsiTheme="minorHAnsi"/>
          <w:sz w:val="22"/>
          <w:szCs w:val="22"/>
        </w:rPr>
        <w:t xml:space="preserve">? </w:t>
      </w:r>
      <w:commentRangeStart w:id="24"/>
      <w:r w:rsidRPr="00F00244">
        <w:rPr>
          <w:rFonts w:asciiTheme="minorHAnsi" w:hAnsiTheme="minorHAnsi"/>
          <w:sz w:val="22"/>
          <w:szCs w:val="22"/>
        </w:rPr>
        <w:t>Klik</w:t>
      </w:r>
      <w:commentRangeEnd w:id="24"/>
      <w:r w:rsidR="00943702" w:rsidRPr="00F00244">
        <w:rPr>
          <w:rStyle w:val="Verwijzingopmerking"/>
          <w:rFonts w:asciiTheme="minorHAnsi" w:hAnsiTheme="minorHAnsi"/>
          <w:sz w:val="22"/>
          <w:szCs w:val="22"/>
        </w:rPr>
        <w:commentReference w:id="24"/>
      </w:r>
      <w:r w:rsidRPr="00F00244">
        <w:rPr>
          <w:rFonts w:asciiTheme="minorHAnsi" w:hAnsiTheme="minorHAnsi"/>
          <w:sz w:val="22"/>
          <w:szCs w:val="22"/>
        </w:rPr>
        <w:t xml:space="preserve"> op de lijn waar jij jezelf zou plaatsen. :( ————————————————— </w:t>
      </w:r>
      <w:r w:rsidRPr="00F00244">
        <w:rPr>
          <w:rFonts w:ascii="Segoe UI Symbol" w:hAnsi="Segoe UI Symbol" w:cs="Segoe UI Symbol"/>
          <w:sz w:val="22"/>
          <w:szCs w:val="22"/>
        </w:rPr>
        <w:t>☺</w:t>
      </w:r>
      <w:r w:rsidRPr="00F00244">
        <w:rPr>
          <w:rFonts w:asciiTheme="minorHAnsi" w:hAnsiTheme="minorHAnsi"/>
          <w:sz w:val="22"/>
          <w:szCs w:val="22"/>
        </w:rPr>
        <w:t>*</w:t>
      </w:r>
      <w:r w:rsidRPr="00F00244">
        <w:rPr>
          <w:rFonts w:ascii="Aptos" w:hAnsi="Aptos" w:cs="Aptos"/>
          <w:sz w:val="22"/>
          <w:szCs w:val="22"/>
        </w:rPr>
        <w:t>’</w:t>
      </w:r>
      <w:r w:rsidRPr="00F00244">
        <w:rPr>
          <w:rFonts w:asciiTheme="minorHAnsi" w:hAnsiTheme="minorHAnsi"/>
          <w:sz w:val="22"/>
          <w:szCs w:val="22"/>
        </w:rPr>
        <w:t xml:space="preserve"> (helemaal niet) (meer dan genoeg)</w:t>
      </w:r>
    </w:p>
    <w:p w14:paraId="61E8FAB4" w14:textId="77777777" w:rsidR="000F54B7" w:rsidRPr="00F00244" w:rsidRDefault="00000000">
      <w:pPr>
        <w:pStyle w:val="Firstparagraph"/>
        <w:rPr>
          <w:rFonts w:asciiTheme="minorHAnsi" w:hAnsiTheme="minorHAnsi"/>
          <w:sz w:val="22"/>
          <w:szCs w:val="22"/>
        </w:rPr>
      </w:pPr>
      <w:r w:rsidRPr="00F00244">
        <w:rPr>
          <w:rFonts w:asciiTheme="minorHAnsi" w:hAnsiTheme="minorHAnsi"/>
          <w:sz w:val="22"/>
          <w:szCs w:val="22"/>
        </w:rPr>
        <w:t>*’ Bij een klik op de slider berekenen we de afstand in percentage. Dit kan op twee manieren: gemeten vanaf de :( of vanaf de :). De definitieve keuze tussen deze twee opties moet nog worden gemaakt.</w:t>
      </w:r>
    </w:p>
    <w:p w14:paraId="41E6B4BD" w14:textId="77777777" w:rsidR="000F54B7" w:rsidRPr="00F00244" w:rsidRDefault="00000000">
      <w:pPr>
        <w:pStyle w:val="Kop3"/>
        <w:rPr>
          <w:rFonts w:asciiTheme="minorHAnsi" w:hAnsiTheme="minorHAnsi"/>
          <w:sz w:val="22"/>
          <w:szCs w:val="22"/>
        </w:rPr>
      </w:pPr>
      <w:bookmarkStart w:id="25" w:name="b.-motivatievragen-en-voorkeuren"/>
      <w:r w:rsidRPr="00F00244">
        <w:rPr>
          <w:rFonts w:asciiTheme="minorHAnsi" w:hAnsiTheme="minorHAnsi"/>
          <w:sz w:val="22"/>
          <w:szCs w:val="22"/>
        </w:rPr>
        <w:t>3b. Motivatievragen en voorkeuren</w:t>
      </w:r>
      <w:bookmarkEnd w:id="25"/>
    </w:p>
    <w:p w14:paraId="4AB09F56"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Dank je wel.</w:t>
      </w:r>
    </w:p>
    <w:p w14:paraId="74DD7690"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Als score laag: Hoe komt het dat bewegen lastig is voor jou?</w:t>
      </w:r>
    </w:p>
    <w:p w14:paraId="6F1A67B9"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Altijd stellen: Beweeg je liever binnen of buiten? </w:t>
      </w:r>
      <w:r w:rsidRPr="00F00244">
        <w:rPr>
          <w:rFonts w:ascii="Segoe UI Emoji" w:hAnsi="Segoe UI Emoji" w:cs="Segoe UI Emoji"/>
          <w:sz w:val="22"/>
          <w:szCs w:val="22"/>
        </w:rPr>
        <w:t>🔘</w:t>
      </w:r>
      <w:r w:rsidRPr="00F00244">
        <w:rPr>
          <w:rFonts w:asciiTheme="minorHAnsi" w:hAnsiTheme="minorHAnsi"/>
          <w:sz w:val="22"/>
          <w:szCs w:val="22"/>
        </w:rPr>
        <w:t xml:space="preserve"> Binnen </w:t>
      </w:r>
      <w:r w:rsidRPr="00F00244">
        <w:rPr>
          <w:rFonts w:ascii="Segoe UI Emoji" w:hAnsi="Segoe UI Emoji" w:cs="Segoe UI Emoji"/>
          <w:sz w:val="22"/>
          <w:szCs w:val="22"/>
        </w:rPr>
        <w:t>🔘</w:t>
      </w:r>
      <w:r w:rsidRPr="00F00244">
        <w:rPr>
          <w:rFonts w:asciiTheme="minorHAnsi" w:hAnsiTheme="minorHAnsi"/>
          <w:sz w:val="22"/>
          <w:szCs w:val="22"/>
        </w:rPr>
        <w:t xml:space="preserve"> Buiten </w:t>
      </w:r>
      <w:r w:rsidRPr="00F00244">
        <w:rPr>
          <w:rFonts w:ascii="Segoe UI Emoji" w:hAnsi="Segoe UI Emoji" w:cs="Segoe UI Emoji"/>
          <w:sz w:val="22"/>
          <w:szCs w:val="22"/>
        </w:rPr>
        <w:t>🔘</w:t>
      </w:r>
      <w:r w:rsidRPr="00F00244">
        <w:rPr>
          <w:rFonts w:asciiTheme="minorHAnsi" w:hAnsiTheme="minorHAnsi"/>
          <w:sz w:val="22"/>
          <w:szCs w:val="22"/>
        </w:rPr>
        <w:t xml:space="preserve"> Maakt me niet uit</w:t>
      </w:r>
    </w:p>
    <w:p w14:paraId="630A1652" w14:textId="77777777" w:rsidR="000F54B7" w:rsidRDefault="00000000">
      <w:pPr>
        <w:pStyle w:val="Quotations"/>
        <w:ind w:left="720" w:right="0"/>
        <w:rPr>
          <w:ins w:id="26" w:author="Carla Renders" w:date="2026-05-12T11:18:00Z" w16du:dateUtc="2026-05-12T09:18:00Z"/>
          <w:rFonts w:asciiTheme="minorHAnsi" w:hAnsiTheme="minorHAnsi"/>
          <w:sz w:val="22"/>
          <w:szCs w:val="22"/>
        </w:rPr>
      </w:pPr>
      <w:r w:rsidRPr="00F00244">
        <w:rPr>
          <w:rFonts w:asciiTheme="minorHAnsi" w:hAnsiTheme="minorHAnsi"/>
          <w:sz w:val="22"/>
          <w:szCs w:val="22"/>
        </w:rPr>
        <w:t xml:space="preserve">Doe je liever iets alleen of samen met anderen? </w:t>
      </w:r>
      <w:r w:rsidRPr="00F00244">
        <w:rPr>
          <w:rFonts w:ascii="Segoe UI Emoji" w:hAnsi="Segoe UI Emoji" w:cs="Segoe UI Emoji"/>
          <w:sz w:val="22"/>
          <w:szCs w:val="22"/>
        </w:rPr>
        <w:t>🔘</w:t>
      </w:r>
      <w:r w:rsidRPr="00F00244">
        <w:rPr>
          <w:rFonts w:asciiTheme="minorHAnsi" w:hAnsiTheme="minorHAnsi"/>
          <w:sz w:val="22"/>
          <w:szCs w:val="22"/>
        </w:rPr>
        <w:t xml:space="preserve"> Alleen </w:t>
      </w:r>
      <w:r w:rsidRPr="00F00244">
        <w:rPr>
          <w:rFonts w:ascii="Segoe UI Emoji" w:hAnsi="Segoe UI Emoji" w:cs="Segoe UI Emoji"/>
          <w:sz w:val="22"/>
          <w:szCs w:val="22"/>
        </w:rPr>
        <w:t>🔘</w:t>
      </w:r>
      <w:r w:rsidRPr="00F00244">
        <w:rPr>
          <w:rFonts w:asciiTheme="minorHAnsi" w:hAnsiTheme="minorHAnsi"/>
          <w:sz w:val="22"/>
          <w:szCs w:val="22"/>
        </w:rPr>
        <w:t xml:space="preserve"> In een groep </w:t>
      </w:r>
      <w:r w:rsidRPr="00F00244">
        <w:rPr>
          <w:rFonts w:ascii="Segoe UI Emoji" w:hAnsi="Segoe UI Emoji" w:cs="Segoe UI Emoji"/>
          <w:sz w:val="22"/>
          <w:szCs w:val="22"/>
        </w:rPr>
        <w:t>🔘</w:t>
      </w:r>
      <w:r w:rsidRPr="00F00244">
        <w:rPr>
          <w:rFonts w:asciiTheme="minorHAnsi" w:hAnsiTheme="minorHAnsi"/>
          <w:sz w:val="22"/>
          <w:szCs w:val="22"/>
        </w:rPr>
        <w:t xml:space="preserve"> Maakt me niet uit</w:t>
      </w:r>
    </w:p>
    <w:p w14:paraId="2ED39574" w14:textId="37F22B92" w:rsidR="00943702" w:rsidRPr="00F00244" w:rsidRDefault="00943702">
      <w:pPr>
        <w:pStyle w:val="Quotations"/>
        <w:ind w:left="720" w:right="0"/>
        <w:rPr>
          <w:rFonts w:asciiTheme="minorHAnsi" w:hAnsiTheme="minorHAnsi"/>
          <w:sz w:val="22"/>
          <w:szCs w:val="22"/>
        </w:rPr>
      </w:pPr>
      <w:ins w:id="27" w:author="Carla Renders" w:date="2026-05-12T11:18:00Z" w16du:dateUtc="2026-05-12T09:18:00Z">
        <w:r>
          <w:rPr>
            <w:rFonts w:asciiTheme="minorHAnsi" w:hAnsiTheme="minorHAnsi"/>
            <w:sz w:val="22"/>
            <w:szCs w:val="22"/>
          </w:rPr>
          <w:lastRenderedPageBreak/>
          <w:t xml:space="preserve">Heb je behoefte aan coaching bij het bewegen? </w:t>
        </w:r>
      </w:ins>
      <w:ins w:id="28" w:author="Carla Renders" w:date="2026-05-12T11:19:00Z" w16du:dateUtc="2026-05-12T09:19:00Z">
        <w:r w:rsidRPr="00F00244">
          <w:rPr>
            <w:rFonts w:ascii="Segoe UI Emoji" w:hAnsi="Segoe UI Emoji" w:cs="Segoe UI Emoji"/>
            <w:sz w:val="22"/>
            <w:szCs w:val="22"/>
          </w:rPr>
          <w:t>🔘</w:t>
        </w:r>
        <w:r w:rsidRPr="00F00244">
          <w:rPr>
            <w:rFonts w:asciiTheme="minorHAnsi" w:hAnsiTheme="minorHAnsi"/>
            <w:sz w:val="22"/>
            <w:szCs w:val="22"/>
          </w:rPr>
          <w:t xml:space="preserve"> Ja </w:t>
        </w:r>
        <w:r w:rsidRPr="00F00244">
          <w:rPr>
            <w:rFonts w:ascii="Segoe UI Emoji" w:hAnsi="Segoe UI Emoji" w:cs="Segoe UI Emoji"/>
            <w:sz w:val="22"/>
            <w:szCs w:val="22"/>
          </w:rPr>
          <w:t>🔘</w:t>
        </w:r>
        <w:r w:rsidRPr="00F00244">
          <w:rPr>
            <w:rFonts w:asciiTheme="minorHAnsi" w:hAnsiTheme="minorHAnsi"/>
            <w:sz w:val="22"/>
            <w:szCs w:val="22"/>
          </w:rPr>
          <w:t xml:space="preserve"> Nee</w:t>
        </w:r>
      </w:ins>
    </w:p>
    <w:p w14:paraId="00D29339" w14:textId="23BBAEBC" w:rsidR="00943702" w:rsidRDefault="00000000">
      <w:pPr>
        <w:pStyle w:val="Quotations"/>
        <w:ind w:left="720" w:right="0"/>
        <w:rPr>
          <w:ins w:id="29" w:author="Carla Renders" w:date="2026-05-12T11:20:00Z" w16du:dateUtc="2026-05-12T09:20:00Z"/>
          <w:rFonts w:asciiTheme="minorHAnsi" w:hAnsiTheme="minorHAnsi"/>
          <w:sz w:val="22"/>
          <w:szCs w:val="22"/>
        </w:rPr>
      </w:pPr>
      <w:del w:id="30" w:author="Carla Renders" w:date="2026-05-12T11:20:00Z" w16du:dateUtc="2026-05-12T09:20:00Z">
        <w:r w:rsidRPr="00F00244" w:rsidDel="00943702">
          <w:rPr>
            <w:rFonts w:asciiTheme="minorHAnsi" w:hAnsiTheme="minorHAnsi"/>
            <w:sz w:val="22"/>
            <w:szCs w:val="22"/>
          </w:rPr>
          <w:delText>Heb je</w:delText>
        </w:r>
      </w:del>
      <w:ins w:id="31" w:author="Carla Renders" w:date="2026-05-12T11:20:00Z" w16du:dateUtc="2026-05-12T09:20:00Z">
        <w:r w:rsidR="00943702">
          <w:rPr>
            <w:rFonts w:asciiTheme="minorHAnsi" w:hAnsiTheme="minorHAnsi"/>
            <w:sz w:val="22"/>
            <w:szCs w:val="22"/>
          </w:rPr>
          <w:t>Met welke</w:t>
        </w:r>
      </w:ins>
      <w:r w:rsidRPr="00F00244">
        <w:rPr>
          <w:rFonts w:asciiTheme="minorHAnsi" w:hAnsiTheme="minorHAnsi"/>
          <w:sz w:val="22"/>
          <w:szCs w:val="22"/>
        </w:rPr>
        <w:t xml:space="preserve"> lichamelijke beperkingen </w:t>
      </w:r>
      <w:del w:id="32" w:author="Carla Renders" w:date="2026-05-12T11:20:00Z" w16du:dateUtc="2026-05-12T09:20:00Z">
        <w:r w:rsidRPr="00F00244" w:rsidDel="00943702">
          <w:rPr>
            <w:rFonts w:asciiTheme="minorHAnsi" w:hAnsiTheme="minorHAnsi"/>
            <w:sz w:val="22"/>
            <w:szCs w:val="22"/>
          </w:rPr>
          <w:delText>waarmee we</w:delText>
        </w:r>
      </w:del>
      <w:ins w:id="33" w:author="Carla Renders" w:date="2026-05-12T11:20:00Z" w16du:dateUtc="2026-05-12T09:20:00Z">
        <w:r w:rsidR="00943702">
          <w:rPr>
            <w:rFonts w:asciiTheme="minorHAnsi" w:hAnsiTheme="minorHAnsi"/>
            <w:sz w:val="22"/>
            <w:szCs w:val="22"/>
          </w:rPr>
          <w:t>moet ik</w:t>
        </w:r>
      </w:ins>
      <w:r w:rsidRPr="00F00244">
        <w:rPr>
          <w:rFonts w:asciiTheme="minorHAnsi" w:hAnsiTheme="minorHAnsi"/>
          <w:sz w:val="22"/>
          <w:szCs w:val="22"/>
        </w:rPr>
        <w:t xml:space="preserve"> rekening </w:t>
      </w:r>
      <w:del w:id="34" w:author="Carla Renders" w:date="2026-05-12T11:20:00Z" w16du:dateUtc="2026-05-12T09:20:00Z">
        <w:r w:rsidRPr="00F00244" w:rsidDel="00943702">
          <w:rPr>
            <w:rFonts w:asciiTheme="minorHAnsi" w:hAnsiTheme="minorHAnsi"/>
            <w:sz w:val="22"/>
            <w:szCs w:val="22"/>
          </w:rPr>
          <w:delText xml:space="preserve">moeten </w:delText>
        </w:r>
      </w:del>
      <w:r w:rsidRPr="00F00244">
        <w:rPr>
          <w:rFonts w:asciiTheme="minorHAnsi" w:hAnsiTheme="minorHAnsi"/>
          <w:sz w:val="22"/>
          <w:szCs w:val="22"/>
        </w:rPr>
        <w:t xml:space="preserve">houden? </w:t>
      </w:r>
    </w:p>
    <w:p w14:paraId="371910C8" w14:textId="2C9AC4AC" w:rsidR="00943702" w:rsidRDefault="00943702" w:rsidP="00943702">
      <w:pPr>
        <w:pStyle w:val="Quotations"/>
        <w:ind w:right="0"/>
        <w:rPr>
          <w:ins w:id="35" w:author="Carla Renders" w:date="2026-05-12T11:21:00Z" w16du:dateUtc="2026-05-12T09:21:00Z"/>
          <w:rFonts w:asciiTheme="minorHAnsi" w:hAnsiTheme="minorHAnsi"/>
          <w:sz w:val="22"/>
          <w:szCs w:val="22"/>
        </w:rPr>
      </w:pPr>
      <w:ins w:id="36" w:author="Carla Renders" w:date="2026-05-12T11:21:00Z" w16du:dateUtc="2026-05-12T09:21:00Z">
        <w:r>
          <w:rPr>
            <w:rFonts w:asciiTheme="minorHAnsi" w:hAnsiTheme="minorHAnsi"/>
            <w:sz w:val="22"/>
            <w:szCs w:val="22"/>
          </w:rPr>
          <w:t>Beperkt zicht</w:t>
        </w:r>
      </w:ins>
      <w:ins w:id="37" w:author="Carla Renders" w:date="2026-05-12T11:26:00Z" w16du:dateUtc="2026-05-12T09:26:00Z">
        <w:r w:rsidR="004A0526">
          <w:rPr>
            <w:rFonts w:asciiTheme="minorHAnsi" w:hAnsiTheme="minorHAnsi"/>
            <w:sz w:val="22"/>
            <w:szCs w:val="22"/>
          </w:rPr>
          <w:t xml:space="preserve"> en/of leesvaardigheid</w:t>
        </w:r>
      </w:ins>
    </w:p>
    <w:p w14:paraId="3270E6F4" w14:textId="5CA4A3DE" w:rsidR="00943702" w:rsidRDefault="00943702" w:rsidP="00943702">
      <w:pPr>
        <w:pStyle w:val="Quotations"/>
        <w:ind w:right="0"/>
        <w:rPr>
          <w:ins w:id="38" w:author="Carla Renders" w:date="2026-05-12T11:24:00Z" w16du:dateUtc="2026-05-12T09:24:00Z"/>
          <w:rFonts w:asciiTheme="minorHAnsi" w:hAnsiTheme="minorHAnsi"/>
          <w:sz w:val="22"/>
          <w:szCs w:val="22"/>
        </w:rPr>
      </w:pPr>
      <w:ins w:id="39" w:author="Carla Renders" w:date="2026-05-12T11:21:00Z" w16du:dateUtc="2026-05-12T09:21:00Z">
        <w:r>
          <w:rPr>
            <w:rFonts w:asciiTheme="minorHAnsi" w:hAnsiTheme="minorHAnsi"/>
            <w:sz w:val="22"/>
            <w:szCs w:val="22"/>
          </w:rPr>
          <w:t>Slechthorend</w:t>
        </w:r>
      </w:ins>
    </w:p>
    <w:p w14:paraId="563BC88B" w14:textId="284E677B" w:rsidR="0044608C" w:rsidRDefault="004A0526" w:rsidP="0044608C">
      <w:pPr>
        <w:pStyle w:val="Quotations"/>
        <w:ind w:right="0"/>
        <w:rPr>
          <w:ins w:id="40" w:author="Carla Renders" w:date="2026-05-12T11:21:00Z" w16du:dateUtc="2026-05-12T09:21:00Z"/>
          <w:rFonts w:asciiTheme="minorHAnsi" w:hAnsiTheme="minorHAnsi"/>
          <w:sz w:val="22"/>
          <w:szCs w:val="22"/>
        </w:rPr>
      </w:pPr>
      <w:ins w:id="41" w:author="Carla Renders" w:date="2026-05-12T11:25:00Z" w16du:dateUtc="2026-05-12T09:25:00Z">
        <w:r>
          <w:rPr>
            <w:rFonts w:asciiTheme="minorHAnsi" w:hAnsiTheme="minorHAnsi"/>
            <w:sz w:val="22"/>
            <w:szCs w:val="22"/>
          </w:rPr>
          <w:t xml:space="preserve">Spraakgebrek en/of </w:t>
        </w:r>
      </w:ins>
      <w:ins w:id="42" w:author="Carla Renders" w:date="2026-05-12T11:31:00Z" w16du:dateUtc="2026-05-12T09:31:00Z">
        <w:r>
          <w:rPr>
            <w:rFonts w:asciiTheme="minorHAnsi" w:hAnsiTheme="minorHAnsi"/>
            <w:sz w:val="22"/>
            <w:szCs w:val="22"/>
          </w:rPr>
          <w:t>spreek geen Nederlands</w:t>
        </w:r>
      </w:ins>
    </w:p>
    <w:p w14:paraId="20BAC5AF" w14:textId="37D4FA15" w:rsidR="00943702" w:rsidRDefault="00943702" w:rsidP="00943702">
      <w:pPr>
        <w:pStyle w:val="Quotations"/>
        <w:ind w:right="0"/>
        <w:rPr>
          <w:ins w:id="43" w:author="Carla Renders" w:date="2026-05-12T11:22:00Z" w16du:dateUtc="2026-05-12T09:22:00Z"/>
          <w:rFonts w:asciiTheme="minorHAnsi" w:hAnsiTheme="minorHAnsi"/>
          <w:sz w:val="22"/>
          <w:szCs w:val="22"/>
        </w:rPr>
      </w:pPr>
      <w:ins w:id="44" w:author="Carla Renders" w:date="2026-05-12T11:21:00Z" w16du:dateUtc="2026-05-12T09:21:00Z">
        <w:r>
          <w:rPr>
            <w:rFonts w:asciiTheme="minorHAnsi" w:hAnsiTheme="minorHAnsi"/>
            <w:sz w:val="22"/>
            <w:szCs w:val="22"/>
          </w:rPr>
          <w:t xml:space="preserve">Beperkt </w:t>
        </w:r>
      </w:ins>
      <w:ins w:id="45" w:author="Carla Renders" w:date="2026-05-12T11:22:00Z" w16du:dateUtc="2026-05-12T09:22:00Z">
        <w:r w:rsidR="004A0526">
          <w:rPr>
            <w:rFonts w:asciiTheme="minorHAnsi" w:hAnsiTheme="minorHAnsi"/>
            <w:sz w:val="22"/>
            <w:szCs w:val="22"/>
          </w:rPr>
          <w:t>in lopen en staan</w:t>
        </w:r>
      </w:ins>
    </w:p>
    <w:p w14:paraId="45E87979" w14:textId="5647DB60" w:rsidR="004A0526" w:rsidRDefault="004A0526" w:rsidP="00943702">
      <w:pPr>
        <w:pStyle w:val="Quotations"/>
        <w:ind w:right="0"/>
        <w:rPr>
          <w:ins w:id="46" w:author="Carla Renders" w:date="2026-05-12T11:23:00Z" w16du:dateUtc="2026-05-12T09:23:00Z"/>
          <w:rFonts w:asciiTheme="minorHAnsi" w:hAnsiTheme="minorHAnsi"/>
          <w:sz w:val="22"/>
          <w:szCs w:val="22"/>
        </w:rPr>
      </w:pPr>
      <w:ins w:id="47" w:author="Carla Renders" w:date="2026-05-12T11:22:00Z" w16du:dateUtc="2026-05-12T09:22:00Z">
        <w:r>
          <w:rPr>
            <w:rFonts w:asciiTheme="minorHAnsi" w:hAnsiTheme="minorHAnsi"/>
            <w:sz w:val="22"/>
            <w:szCs w:val="22"/>
          </w:rPr>
          <w:t>Beperkt in gebruik armen</w:t>
        </w:r>
      </w:ins>
    </w:p>
    <w:p w14:paraId="19940AC1" w14:textId="0AACD977" w:rsidR="004A0526" w:rsidRDefault="004A0526" w:rsidP="00943702">
      <w:pPr>
        <w:pStyle w:val="Quotations"/>
        <w:ind w:right="0"/>
        <w:rPr>
          <w:ins w:id="48" w:author="Carla Renders" w:date="2026-05-12T11:22:00Z" w16du:dateUtc="2026-05-12T09:22:00Z"/>
          <w:rFonts w:asciiTheme="minorHAnsi" w:hAnsiTheme="minorHAnsi"/>
          <w:sz w:val="22"/>
          <w:szCs w:val="22"/>
        </w:rPr>
      </w:pPr>
      <w:ins w:id="49" w:author="Carla Renders" w:date="2026-05-12T11:30:00Z" w16du:dateUtc="2026-05-12T09:30:00Z">
        <w:r>
          <w:rPr>
            <w:rFonts w:asciiTheme="minorHAnsi" w:hAnsiTheme="minorHAnsi"/>
            <w:sz w:val="22"/>
            <w:szCs w:val="22"/>
          </w:rPr>
          <w:t>Beperkingen in romp</w:t>
        </w:r>
      </w:ins>
      <w:ins w:id="50" w:author="Carla Renders" w:date="2026-05-12T11:27:00Z" w16du:dateUtc="2026-05-12T09:27:00Z">
        <w:r>
          <w:rPr>
            <w:rFonts w:asciiTheme="minorHAnsi" w:hAnsiTheme="minorHAnsi"/>
            <w:sz w:val="22"/>
            <w:szCs w:val="22"/>
          </w:rPr>
          <w:t xml:space="preserve"> en/of r</w:t>
        </w:r>
      </w:ins>
      <w:ins w:id="51" w:author="Carla Renders" w:date="2026-05-12T11:24:00Z" w16du:dateUtc="2026-05-12T09:24:00Z">
        <w:r>
          <w:rPr>
            <w:rFonts w:asciiTheme="minorHAnsi" w:hAnsiTheme="minorHAnsi"/>
            <w:sz w:val="22"/>
            <w:szCs w:val="22"/>
          </w:rPr>
          <w:t>olstoelgebonden</w:t>
        </w:r>
      </w:ins>
    </w:p>
    <w:p w14:paraId="550DD780" w14:textId="28DBD913" w:rsidR="004A0526" w:rsidRDefault="004A0526" w:rsidP="00943702">
      <w:pPr>
        <w:pStyle w:val="Quotations"/>
        <w:ind w:right="0"/>
        <w:rPr>
          <w:ins w:id="52" w:author="Carla Renders" w:date="2026-05-12T11:20:00Z" w16du:dateUtc="2026-05-12T09:20:00Z"/>
          <w:rFonts w:asciiTheme="minorHAnsi" w:hAnsiTheme="minorHAnsi"/>
          <w:sz w:val="22"/>
          <w:szCs w:val="22"/>
        </w:rPr>
        <w:pPrChange w:id="53" w:author="Carla Renders" w:date="2026-05-12T11:20:00Z" w16du:dateUtc="2026-05-12T09:20:00Z">
          <w:pPr>
            <w:pStyle w:val="Quotations"/>
            <w:ind w:left="720" w:right="0"/>
          </w:pPr>
        </w:pPrChange>
      </w:pPr>
      <w:ins w:id="54" w:author="Carla Renders" w:date="2026-05-12T11:28:00Z" w16du:dateUtc="2026-05-12T09:28:00Z">
        <w:r>
          <w:rPr>
            <w:rFonts w:asciiTheme="minorHAnsi" w:hAnsiTheme="minorHAnsi"/>
            <w:sz w:val="22"/>
            <w:szCs w:val="22"/>
          </w:rPr>
          <w:t>Chonisch b</w:t>
        </w:r>
      </w:ins>
      <w:ins w:id="55" w:author="Carla Renders" w:date="2026-05-12T11:23:00Z" w16du:dateUtc="2026-05-12T09:23:00Z">
        <w:r>
          <w:rPr>
            <w:rFonts w:asciiTheme="minorHAnsi" w:hAnsiTheme="minorHAnsi"/>
            <w:sz w:val="22"/>
            <w:szCs w:val="22"/>
          </w:rPr>
          <w:t>eperkt uithoudingsvermogen</w:t>
        </w:r>
      </w:ins>
      <w:ins w:id="56" w:author="Carla Renders" w:date="2026-05-12T11:27:00Z" w16du:dateUtc="2026-05-12T09:27:00Z">
        <w:r>
          <w:rPr>
            <w:rFonts w:asciiTheme="minorHAnsi" w:hAnsiTheme="minorHAnsi"/>
            <w:sz w:val="22"/>
            <w:szCs w:val="22"/>
          </w:rPr>
          <w:t xml:space="preserve"> (anders dan slechte conditie)</w:t>
        </w:r>
      </w:ins>
    </w:p>
    <w:p w14:paraId="15073A35" w14:textId="13933007" w:rsidR="000F54B7" w:rsidRPr="00F00244" w:rsidRDefault="004A0526">
      <w:pPr>
        <w:pStyle w:val="Quotations"/>
        <w:ind w:left="720" w:right="0"/>
        <w:rPr>
          <w:rFonts w:asciiTheme="minorHAnsi" w:hAnsiTheme="minorHAnsi"/>
          <w:sz w:val="22"/>
          <w:szCs w:val="22"/>
        </w:rPr>
      </w:pPr>
      <w:ins w:id="57" w:author="Carla Renders" w:date="2026-05-12T11:29:00Z" w16du:dateUtc="2026-05-12T09:29:00Z">
        <w:r>
          <w:rPr>
            <w:rFonts w:asciiTheme="minorHAnsi" w:hAnsiTheme="minorHAnsi"/>
            <w:sz w:val="22"/>
            <w:szCs w:val="22"/>
          </w:rPr>
          <w:t xml:space="preserve">… Welke deze lichamelijke beperkingen (meerdere …. </w:t>
        </w:r>
      </w:ins>
      <w:del w:id="58" w:author="Carla Renders" w:date="2026-05-12T11:28:00Z" w16du:dateUtc="2026-05-12T09:28:00Z">
        <w:r w:rsidR="00000000" w:rsidRPr="00F00244" w:rsidDel="004A0526">
          <w:rPr>
            <w:rFonts w:asciiTheme="minorHAnsi" w:hAnsiTheme="minorHAnsi"/>
            <w:sz w:val="22"/>
            <w:szCs w:val="22"/>
          </w:rPr>
          <w:delText xml:space="preserve">(Denk aan moeite met lopen, pijn, of gebruik van een rolstoel.) </w:delText>
        </w:r>
      </w:del>
      <w:r w:rsidR="00000000" w:rsidRPr="00F00244">
        <w:rPr>
          <w:rFonts w:ascii="Segoe UI Emoji" w:hAnsi="Segoe UI Emoji" w:cs="Segoe UI Emoji"/>
          <w:sz w:val="22"/>
          <w:szCs w:val="22"/>
        </w:rPr>
        <w:t>🔘</w:t>
      </w:r>
      <w:r w:rsidR="00000000" w:rsidRPr="00F00244">
        <w:rPr>
          <w:rFonts w:asciiTheme="minorHAnsi" w:hAnsiTheme="minorHAnsi"/>
          <w:sz w:val="22"/>
          <w:szCs w:val="22"/>
        </w:rPr>
        <w:t xml:space="preserve"> Ja </w:t>
      </w:r>
      <w:r w:rsidR="00000000" w:rsidRPr="00F00244">
        <w:rPr>
          <w:rFonts w:ascii="Segoe UI Emoji" w:hAnsi="Segoe UI Emoji" w:cs="Segoe UI Emoji"/>
          <w:sz w:val="22"/>
          <w:szCs w:val="22"/>
        </w:rPr>
        <w:t>🔘</w:t>
      </w:r>
      <w:r w:rsidR="00000000" w:rsidRPr="00F00244">
        <w:rPr>
          <w:rFonts w:asciiTheme="minorHAnsi" w:hAnsiTheme="minorHAnsi"/>
          <w:sz w:val="22"/>
          <w:szCs w:val="22"/>
        </w:rPr>
        <w:t xml:space="preserve"> Nee</w:t>
      </w:r>
    </w:p>
    <w:p w14:paraId="5150C4BE"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xml:space="preserve">→ Sla het bij </w:t>
      </w:r>
      <w:r w:rsidRPr="00F00244">
        <w:rPr>
          <w:rFonts w:asciiTheme="minorHAnsi" w:hAnsiTheme="minorHAnsi"/>
          <w:sz w:val="22"/>
          <w:szCs w:val="22"/>
        </w:rPr>
        <w:t>“</w:t>
      </w:r>
      <w:r w:rsidRPr="00F00244">
        <w:rPr>
          <w:rFonts w:asciiTheme="minorHAnsi" w:hAnsiTheme="minorHAnsi"/>
          <w:i/>
          <w:iCs/>
          <w:sz w:val="22"/>
          <w:szCs w:val="22"/>
        </w:rPr>
        <w:t>ja</w:t>
      </w:r>
      <w:r w:rsidRPr="00F00244">
        <w:rPr>
          <w:rFonts w:asciiTheme="minorHAnsi" w:hAnsiTheme="minorHAnsi"/>
          <w:sz w:val="22"/>
          <w:szCs w:val="22"/>
        </w:rPr>
        <w:t>”</w:t>
      </w:r>
      <w:r w:rsidRPr="00F00244">
        <w:rPr>
          <w:rFonts w:asciiTheme="minorHAnsi" w:hAnsiTheme="minorHAnsi"/>
          <w:i/>
          <w:iCs/>
          <w:sz w:val="22"/>
          <w:szCs w:val="22"/>
        </w:rPr>
        <w:t xml:space="preserve"> op als filter: geen activiteiten met intensief lopen, traplopen, etc.</w:t>
      </w:r>
    </w:p>
    <w:p w14:paraId="22987D6C" w14:textId="77777777" w:rsidR="000F54B7" w:rsidRPr="00F00244" w:rsidRDefault="00000000">
      <w:pPr>
        <w:pStyle w:val="Kop2"/>
        <w:rPr>
          <w:rFonts w:asciiTheme="minorHAnsi" w:hAnsiTheme="minorHAnsi"/>
          <w:sz w:val="22"/>
          <w:szCs w:val="22"/>
        </w:rPr>
      </w:pPr>
      <w:bookmarkStart w:id="59" w:name="voeding"/>
      <w:r w:rsidRPr="00F00244">
        <w:rPr>
          <w:rFonts w:asciiTheme="minorHAnsi" w:hAnsiTheme="minorHAnsi"/>
          <w:sz w:val="22"/>
          <w:szCs w:val="22"/>
        </w:rPr>
        <w:t>4. Voeding</w:t>
      </w:r>
      <w:bookmarkEnd w:id="59"/>
    </w:p>
    <w:p w14:paraId="4F106E40" w14:textId="77777777" w:rsidR="000F54B7" w:rsidRPr="00F00244" w:rsidRDefault="00000000">
      <w:pPr>
        <w:pStyle w:val="Kop3"/>
        <w:rPr>
          <w:rFonts w:asciiTheme="minorHAnsi" w:hAnsiTheme="minorHAnsi"/>
          <w:sz w:val="22"/>
          <w:szCs w:val="22"/>
        </w:rPr>
      </w:pPr>
      <w:bookmarkStart w:id="60" w:name="a.-slider-1"/>
      <w:r w:rsidRPr="00F00244">
        <w:rPr>
          <w:rFonts w:asciiTheme="minorHAnsi" w:hAnsiTheme="minorHAnsi"/>
          <w:sz w:val="22"/>
          <w:szCs w:val="22"/>
        </w:rPr>
        <w:t>4a. Slider</w:t>
      </w:r>
      <w:bookmarkEnd w:id="60"/>
    </w:p>
    <w:p w14:paraId="44627B2B" w14:textId="5DF4E6A9"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Nu </w:t>
      </w:r>
      <w:ins w:id="61" w:author="Carla Renders" w:date="2026-05-12T11:33:00Z" w16du:dateUtc="2026-05-12T09:33:00Z">
        <w:r w:rsidR="0044608C">
          <w:rPr>
            <w:rFonts w:asciiTheme="minorHAnsi" w:hAnsiTheme="minorHAnsi"/>
            <w:sz w:val="22"/>
            <w:szCs w:val="22"/>
          </w:rPr>
          <w:t>het onderwerp ‘V</w:t>
        </w:r>
      </w:ins>
      <w:del w:id="62" w:author="Carla Renders" w:date="2026-05-12T11:33:00Z" w16du:dateUtc="2026-05-12T09:33:00Z">
        <w:r w:rsidRPr="00F00244" w:rsidDel="0044608C">
          <w:rPr>
            <w:rFonts w:asciiTheme="minorHAnsi" w:hAnsiTheme="minorHAnsi"/>
            <w:sz w:val="22"/>
            <w:szCs w:val="22"/>
          </w:rPr>
          <w:delText>v</w:delText>
        </w:r>
      </w:del>
      <w:r w:rsidRPr="00F00244">
        <w:rPr>
          <w:rFonts w:asciiTheme="minorHAnsi" w:hAnsiTheme="minorHAnsi"/>
          <w:sz w:val="22"/>
          <w:szCs w:val="22"/>
        </w:rPr>
        <w:t>oeding</w:t>
      </w:r>
      <w:ins w:id="63" w:author="Carla Renders" w:date="2026-05-12T11:33:00Z" w16du:dateUtc="2026-05-12T09:33:00Z">
        <w:r w:rsidR="0044608C">
          <w:rPr>
            <w:rFonts w:asciiTheme="minorHAnsi" w:hAnsiTheme="minorHAnsi"/>
            <w:sz w:val="22"/>
            <w:szCs w:val="22"/>
          </w:rPr>
          <w:t>’.</w:t>
        </w:r>
      </w:ins>
      <w:del w:id="64" w:author="Carla Renders" w:date="2026-05-12T11:33:00Z" w16du:dateUtc="2026-05-12T09:33:00Z">
        <w:r w:rsidRPr="00F00244" w:rsidDel="0044608C">
          <w:rPr>
            <w:rFonts w:asciiTheme="minorHAnsi" w:hAnsiTheme="minorHAnsi"/>
            <w:sz w:val="22"/>
            <w:szCs w:val="22"/>
          </w:rPr>
          <w:delText>.</w:delText>
        </w:r>
      </w:del>
    </w:p>
    <w:p w14:paraId="111C0C5F"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Eet je elke dag gezond, vers en gevarieerd? :( ————————————————— </w:t>
      </w:r>
      <w:r w:rsidRPr="00F00244">
        <w:rPr>
          <w:rFonts w:ascii="Segoe UI Symbol" w:hAnsi="Segoe UI Symbol" w:cs="Segoe UI Symbol"/>
          <w:sz w:val="22"/>
          <w:szCs w:val="22"/>
        </w:rPr>
        <w:t>☺</w:t>
      </w:r>
    </w:p>
    <w:p w14:paraId="7C1353A0" w14:textId="77777777" w:rsidR="000F54B7" w:rsidRPr="00F00244" w:rsidRDefault="00000000">
      <w:pPr>
        <w:pStyle w:val="Kop3"/>
        <w:rPr>
          <w:rFonts w:asciiTheme="minorHAnsi" w:hAnsiTheme="minorHAnsi"/>
          <w:sz w:val="22"/>
          <w:szCs w:val="22"/>
        </w:rPr>
      </w:pPr>
      <w:bookmarkStart w:id="65" w:name="b.-motivatievragen-en-voorkeuren-1"/>
      <w:r w:rsidRPr="00F00244">
        <w:rPr>
          <w:rFonts w:asciiTheme="minorHAnsi" w:hAnsiTheme="minorHAnsi"/>
          <w:sz w:val="22"/>
          <w:szCs w:val="22"/>
        </w:rPr>
        <w:t>4b. Motivatievragen en voorkeuren</w:t>
      </w:r>
      <w:bookmarkEnd w:id="65"/>
    </w:p>
    <w:p w14:paraId="0C7C2D65"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Zijn er dingen die het moeilijk maken om gezond te eten?</w:t>
      </w:r>
    </w:p>
    <w:p w14:paraId="12E6305E"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Kook je zelf? </w:t>
      </w:r>
      <w:r w:rsidRPr="00F00244">
        <w:rPr>
          <w:rFonts w:ascii="Segoe UI Emoji" w:hAnsi="Segoe UI Emoji" w:cs="Segoe UI Emoji"/>
          <w:sz w:val="22"/>
          <w:szCs w:val="22"/>
        </w:rPr>
        <w:t>🔘</w:t>
      </w:r>
      <w:r w:rsidRPr="00F00244">
        <w:rPr>
          <w:rFonts w:asciiTheme="minorHAnsi" w:hAnsiTheme="minorHAnsi"/>
          <w:sz w:val="22"/>
          <w:szCs w:val="22"/>
        </w:rPr>
        <w:t xml:space="preserve"> Ja, bijna altijd </w:t>
      </w:r>
      <w:r w:rsidRPr="00F00244">
        <w:rPr>
          <w:rFonts w:ascii="Segoe UI Emoji" w:hAnsi="Segoe UI Emoji" w:cs="Segoe UI Emoji"/>
          <w:sz w:val="22"/>
          <w:szCs w:val="22"/>
        </w:rPr>
        <w:t>🔘</w:t>
      </w:r>
      <w:r w:rsidRPr="00F00244">
        <w:rPr>
          <w:rFonts w:asciiTheme="minorHAnsi" w:hAnsiTheme="minorHAnsi"/>
          <w:sz w:val="22"/>
          <w:szCs w:val="22"/>
        </w:rPr>
        <w:t xml:space="preserve"> Soms </w:t>
      </w:r>
      <w:r w:rsidRPr="00F00244">
        <w:rPr>
          <w:rFonts w:ascii="Segoe UI Emoji" w:hAnsi="Segoe UI Emoji" w:cs="Segoe UI Emoji"/>
          <w:sz w:val="22"/>
          <w:szCs w:val="22"/>
        </w:rPr>
        <w:t>🔘</w:t>
      </w:r>
      <w:r w:rsidRPr="00F00244">
        <w:rPr>
          <w:rFonts w:asciiTheme="minorHAnsi" w:hAnsiTheme="minorHAnsi"/>
          <w:sz w:val="22"/>
          <w:szCs w:val="22"/>
        </w:rPr>
        <w:t xml:space="preserve"> Zelden of nooit</w:t>
      </w:r>
    </w:p>
    <w:p w14:paraId="23DA543A"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Heb je dieetwensen of allergieën? </w:t>
      </w:r>
      <w:r w:rsidRPr="00F00244">
        <w:rPr>
          <w:rFonts w:ascii="Segoe UI Emoji" w:hAnsi="Segoe UI Emoji" w:cs="Segoe UI Emoji"/>
          <w:sz w:val="22"/>
          <w:szCs w:val="22"/>
        </w:rPr>
        <w:t>🔘</w:t>
      </w:r>
      <w:r w:rsidRPr="00F00244">
        <w:rPr>
          <w:rFonts w:asciiTheme="minorHAnsi" w:hAnsiTheme="minorHAnsi"/>
          <w:sz w:val="22"/>
          <w:szCs w:val="22"/>
        </w:rPr>
        <w:t xml:space="preserve"> Ja </w:t>
      </w:r>
      <w:r w:rsidRPr="00F00244">
        <w:rPr>
          <w:rFonts w:ascii="Segoe UI Emoji" w:hAnsi="Segoe UI Emoji" w:cs="Segoe UI Emoji"/>
          <w:sz w:val="22"/>
          <w:szCs w:val="22"/>
        </w:rPr>
        <w:t>🔘</w:t>
      </w:r>
      <w:r w:rsidRPr="00F00244">
        <w:rPr>
          <w:rFonts w:asciiTheme="minorHAnsi" w:hAnsiTheme="minorHAnsi"/>
          <w:sz w:val="22"/>
          <w:szCs w:val="22"/>
        </w:rPr>
        <w:t xml:space="preserve"> Nee</w:t>
      </w:r>
    </w:p>
    <w:p w14:paraId="09DDF2E4"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ja op dieet/allergieën</w:t>
      </w:r>
      <w:r w:rsidRPr="00F00244">
        <w:rPr>
          <w:rFonts w:asciiTheme="minorHAnsi" w:hAnsiTheme="minorHAnsi"/>
          <w:sz w:val="22"/>
          <w:szCs w:val="22"/>
        </w:rPr>
        <w:t>”</w:t>
      </w:r>
      <w:r w:rsidRPr="00F00244">
        <w:rPr>
          <w:rFonts w:asciiTheme="minorHAnsi" w:hAnsiTheme="minorHAnsi"/>
          <w:i/>
          <w:iCs/>
          <w:sz w:val="22"/>
          <w:szCs w:val="22"/>
        </w:rPr>
        <w:t>: sla op als filter voor activiteiten rondom koken/voeding.</w:t>
      </w:r>
    </w:p>
    <w:p w14:paraId="22BBC2B0" w14:textId="77777777" w:rsidR="000F54B7" w:rsidRPr="00F00244" w:rsidRDefault="00000000">
      <w:pPr>
        <w:pStyle w:val="Kop2"/>
        <w:rPr>
          <w:rFonts w:asciiTheme="minorHAnsi" w:hAnsiTheme="minorHAnsi"/>
          <w:sz w:val="22"/>
          <w:szCs w:val="22"/>
        </w:rPr>
      </w:pPr>
      <w:bookmarkStart w:id="66" w:name="ontspanning"/>
      <w:r w:rsidRPr="00F00244">
        <w:rPr>
          <w:rFonts w:asciiTheme="minorHAnsi" w:hAnsiTheme="minorHAnsi"/>
          <w:sz w:val="22"/>
          <w:szCs w:val="22"/>
        </w:rPr>
        <w:t>5. Ontspanning</w:t>
      </w:r>
      <w:bookmarkEnd w:id="66"/>
    </w:p>
    <w:p w14:paraId="182893B6" w14:textId="77777777" w:rsidR="000F54B7" w:rsidRPr="00F00244" w:rsidRDefault="00000000">
      <w:pPr>
        <w:pStyle w:val="Kop3"/>
        <w:rPr>
          <w:rFonts w:asciiTheme="minorHAnsi" w:hAnsiTheme="minorHAnsi"/>
          <w:sz w:val="22"/>
          <w:szCs w:val="22"/>
        </w:rPr>
      </w:pPr>
      <w:bookmarkStart w:id="67" w:name="a.-slider-2"/>
      <w:r w:rsidRPr="00F00244">
        <w:rPr>
          <w:rFonts w:asciiTheme="minorHAnsi" w:hAnsiTheme="minorHAnsi"/>
          <w:sz w:val="22"/>
          <w:szCs w:val="22"/>
        </w:rPr>
        <w:t>5a. Slider</w:t>
      </w:r>
      <w:bookmarkEnd w:id="67"/>
    </w:p>
    <w:p w14:paraId="67B76250" w14:textId="1F2E0644"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En </w:t>
      </w:r>
      <w:ins w:id="68" w:author="Carla Renders" w:date="2026-05-12T11:33:00Z" w16du:dateUtc="2026-05-12T09:33:00Z">
        <w:r w:rsidR="0044608C">
          <w:rPr>
            <w:rFonts w:asciiTheme="minorHAnsi" w:hAnsiTheme="minorHAnsi"/>
            <w:sz w:val="22"/>
            <w:szCs w:val="22"/>
          </w:rPr>
          <w:t>het onderwerp ‘O</w:t>
        </w:r>
      </w:ins>
      <w:del w:id="69" w:author="Carla Renders" w:date="2026-05-12T11:33:00Z" w16du:dateUtc="2026-05-12T09:33:00Z">
        <w:r w:rsidRPr="00F00244" w:rsidDel="0044608C">
          <w:rPr>
            <w:rFonts w:asciiTheme="minorHAnsi" w:hAnsiTheme="minorHAnsi"/>
            <w:sz w:val="22"/>
            <w:szCs w:val="22"/>
          </w:rPr>
          <w:delText>o</w:delText>
        </w:r>
      </w:del>
      <w:r w:rsidRPr="00F00244">
        <w:rPr>
          <w:rFonts w:asciiTheme="minorHAnsi" w:hAnsiTheme="minorHAnsi"/>
          <w:sz w:val="22"/>
          <w:szCs w:val="22"/>
        </w:rPr>
        <w:t>ntspanning</w:t>
      </w:r>
      <w:ins w:id="70" w:author="Carla Renders" w:date="2026-05-12T11:33:00Z" w16du:dateUtc="2026-05-12T09:33:00Z">
        <w:r w:rsidR="0044608C">
          <w:rPr>
            <w:rFonts w:asciiTheme="minorHAnsi" w:hAnsiTheme="minorHAnsi"/>
            <w:sz w:val="22"/>
            <w:szCs w:val="22"/>
          </w:rPr>
          <w:t>’</w:t>
        </w:r>
      </w:ins>
      <w:r w:rsidRPr="00F00244">
        <w:rPr>
          <w:rFonts w:asciiTheme="minorHAnsi" w:hAnsiTheme="minorHAnsi"/>
          <w:sz w:val="22"/>
          <w:szCs w:val="22"/>
        </w:rPr>
        <w:t>.</w:t>
      </w:r>
    </w:p>
    <w:p w14:paraId="014395EC"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Kun je goed ontspannen en voel je je lekker in je hoofd? :( ————————————————— </w:t>
      </w:r>
      <w:r w:rsidRPr="00F00244">
        <w:rPr>
          <w:rFonts w:ascii="Segoe UI Symbol" w:hAnsi="Segoe UI Symbol" w:cs="Segoe UI Symbol"/>
          <w:sz w:val="22"/>
          <w:szCs w:val="22"/>
        </w:rPr>
        <w:t>☺</w:t>
      </w:r>
    </w:p>
    <w:p w14:paraId="18DB1FB5" w14:textId="77777777" w:rsidR="000F54B7" w:rsidRPr="00F00244" w:rsidRDefault="00000000">
      <w:pPr>
        <w:pStyle w:val="Kop3"/>
        <w:rPr>
          <w:rFonts w:asciiTheme="minorHAnsi" w:hAnsiTheme="minorHAnsi"/>
          <w:sz w:val="22"/>
          <w:szCs w:val="22"/>
        </w:rPr>
      </w:pPr>
      <w:bookmarkStart w:id="71" w:name="b.-motivatievragen-en-voorkeuren-2"/>
      <w:r w:rsidRPr="00F00244">
        <w:rPr>
          <w:rFonts w:asciiTheme="minorHAnsi" w:hAnsiTheme="minorHAnsi"/>
          <w:sz w:val="22"/>
          <w:szCs w:val="22"/>
        </w:rPr>
        <w:t>5b. Motivatievragen en voorkeuren</w:t>
      </w:r>
      <w:bookmarkEnd w:id="71"/>
    </w:p>
    <w:p w14:paraId="295C133C"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Wat doe je al om te ontspannen? Hebt u een hobby?</w:t>
      </w:r>
    </w:p>
    <w:p w14:paraId="4C5AB7C8"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Als score laag: Merk je dat piekeren of stress een rol speelt? </w:t>
      </w:r>
      <w:r w:rsidRPr="00F00244">
        <w:rPr>
          <w:rFonts w:ascii="Segoe UI Emoji" w:hAnsi="Segoe UI Emoji" w:cs="Segoe UI Emoji"/>
          <w:sz w:val="22"/>
          <w:szCs w:val="22"/>
        </w:rPr>
        <w:t>🔘</w:t>
      </w:r>
      <w:r w:rsidRPr="00F00244">
        <w:rPr>
          <w:rFonts w:asciiTheme="minorHAnsi" w:hAnsiTheme="minorHAnsi"/>
          <w:sz w:val="22"/>
          <w:szCs w:val="22"/>
        </w:rPr>
        <w:t xml:space="preserve"> Ja </w:t>
      </w:r>
      <w:r w:rsidRPr="00F00244">
        <w:rPr>
          <w:rFonts w:ascii="Segoe UI Emoji" w:hAnsi="Segoe UI Emoji" w:cs="Segoe UI Emoji"/>
          <w:sz w:val="22"/>
          <w:szCs w:val="22"/>
        </w:rPr>
        <w:t>🔘</w:t>
      </w:r>
      <w:r w:rsidRPr="00F00244">
        <w:rPr>
          <w:rFonts w:asciiTheme="minorHAnsi" w:hAnsiTheme="minorHAnsi"/>
          <w:sz w:val="22"/>
          <w:szCs w:val="22"/>
        </w:rPr>
        <w:t xml:space="preserve"> Nee </w:t>
      </w:r>
      <w:r w:rsidRPr="00F00244">
        <w:rPr>
          <w:rFonts w:ascii="Segoe UI Emoji" w:hAnsi="Segoe UI Emoji" w:cs="Segoe UI Emoji"/>
          <w:sz w:val="22"/>
          <w:szCs w:val="22"/>
        </w:rPr>
        <w:t>🔘</w:t>
      </w:r>
      <w:r w:rsidRPr="00F00244">
        <w:rPr>
          <w:rFonts w:asciiTheme="minorHAnsi" w:hAnsiTheme="minorHAnsi"/>
          <w:sz w:val="22"/>
          <w:szCs w:val="22"/>
        </w:rPr>
        <w:t xml:space="preserve"> Weet ik niet</w:t>
      </w:r>
    </w:p>
    <w:p w14:paraId="4F4940B8"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lastRenderedPageBreak/>
        <w:t xml:space="preserve">Heb je voorkeur voor rust of juist activiteit bij ontspanning? </w:t>
      </w:r>
      <w:r w:rsidRPr="00F00244">
        <w:rPr>
          <w:rFonts w:ascii="Segoe UI Emoji" w:hAnsi="Segoe UI Emoji" w:cs="Segoe UI Emoji"/>
          <w:sz w:val="22"/>
          <w:szCs w:val="22"/>
        </w:rPr>
        <w:t>🔘</w:t>
      </w:r>
      <w:r w:rsidRPr="00F00244">
        <w:rPr>
          <w:rFonts w:asciiTheme="minorHAnsi" w:hAnsiTheme="minorHAnsi"/>
          <w:sz w:val="22"/>
          <w:szCs w:val="22"/>
        </w:rPr>
        <w:t xml:space="preserve"> Rustige dingen (bijv. mediteren, natuur, lezen) </w:t>
      </w:r>
      <w:r w:rsidRPr="00F00244">
        <w:rPr>
          <w:rFonts w:ascii="Segoe UI Emoji" w:hAnsi="Segoe UI Emoji" w:cs="Segoe UI Emoji"/>
          <w:sz w:val="22"/>
          <w:szCs w:val="22"/>
        </w:rPr>
        <w:t>🔘</w:t>
      </w:r>
      <w:r w:rsidRPr="00F00244">
        <w:rPr>
          <w:rFonts w:asciiTheme="minorHAnsi" w:hAnsiTheme="minorHAnsi"/>
          <w:sz w:val="22"/>
          <w:szCs w:val="22"/>
        </w:rPr>
        <w:t xml:space="preserve"> Actieve dingen (bijv. sport, creatief bezig zijn) </w:t>
      </w:r>
      <w:r w:rsidRPr="00F00244">
        <w:rPr>
          <w:rFonts w:ascii="Segoe UI Emoji" w:hAnsi="Segoe UI Emoji" w:cs="Segoe UI Emoji"/>
          <w:sz w:val="22"/>
          <w:szCs w:val="22"/>
        </w:rPr>
        <w:t>🔘</w:t>
      </w:r>
      <w:r w:rsidRPr="00F00244">
        <w:rPr>
          <w:rFonts w:asciiTheme="minorHAnsi" w:hAnsiTheme="minorHAnsi"/>
          <w:sz w:val="22"/>
          <w:szCs w:val="22"/>
        </w:rPr>
        <w:t xml:space="preserve"> Geen voorkeur</w:t>
      </w:r>
    </w:p>
    <w:p w14:paraId="4844B8E5" w14:textId="77777777" w:rsidR="000F54B7" w:rsidRPr="00F00244" w:rsidRDefault="00000000">
      <w:pPr>
        <w:pStyle w:val="Kop2"/>
        <w:rPr>
          <w:rFonts w:asciiTheme="minorHAnsi" w:hAnsiTheme="minorHAnsi"/>
          <w:sz w:val="22"/>
          <w:szCs w:val="22"/>
        </w:rPr>
      </w:pPr>
      <w:bookmarkStart w:id="72" w:name="verbinding"/>
      <w:r w:rsidRPr="00F00244">
        <w:rPr>
          <w:rFonts w:asciiTheme="minorHAnsi" w:hAnsiTheme="minorHAnsi"/>
          <w:sz w:val="22"/>
          <w:szCs w:val="22"/>
        </w:rPr>
        <w:t>6. Verbinding</w:t>
      </w:r>
      <w:bookmarkEnd w:id="72"/>
    </w:p>
    <w:p w14:paraId="0F76122B" w14:textId="77777777" w:rsidR="000F54B7" w:rsidRPr="00F00244" w:rsidRDefault="00000000">
      <w:pPr>
        <w:pStyle w:val="Kop3"/>
        <w:rPr>
          <w:rFonts w:asciiTheme="minorHAnsi" w:hAnsiTheme="minorHAnsi"/>
          <w:sz w:val="22"/>
          <w:szCs w:val="22"/>
        </w:rPr>
      </w:pPr>
      <w:bookmarkStart w:id="73" w:name="a.-slider-3"/>
      <w:r w:rsidRPr="00F00244">
        <w:rPr>
          <w:rFonts w:asciiTheme="minorHAnsi" w:hAnsiTheme="minorHAnsi"/>
          <w:sz w:val="22"/>
          <w:szCs w:val="22"/>
        </w:rPr>
        <w:t>6a. Slider</w:t>
      </w:r>
      <w:bookmarkEnd w:id="73"/>
    </w:p>
    <w:p w14:paraId="3FA3C174" w14:textId="68C0583E"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Dan </w:t>
      </w:r>
      <w:ins w:id="74" w:author="Carla Renders" w:date="2026-05-12T11:35:00Z" w16du:dateUtc="2026-05-12T09:35:00Z">
        <w:r w:rsidR="0044608C">
          <w:rPr>
            <w:rFonts w:asciiTheme="minorHAnsi" w:hAnsiTheme="minorHAnsi"/>
            <w:sz w:val="22"/>
            <w:szCs w:val="22"/>
          </w:rPr>
          <w:t>het onderwerp ‘V</w:t>
        </w:r>
      </w:ins>
      <w:del w:id="75" w:author="Carla Renders" w:date="2026-05-12T11:35:00Z" w16du:dateUtc="2026-05-12T09:35:00Z">
        <w:r w:rsidRPr="00F00244" w:rsidDel="0044608C">
          <w:rPr>
            <w:rFonts w:asciiTheme="minorHAnsi" w:hAnsiTheme="minorHAnsi"/>
            <w:sz w:val="22"/>
            <w:szCs w:val="22"/>
          </w:rPr>
          <w:delText>v</w:delText>
        </w:r>
      </w:del>
      <w:r w:rsidRPr="00F00244">
        <w:rPr>
          <w:rFonts w:asciiTheme="minorHAnsi" w:hAnsiTheme="minorHAnsi"/>
          <w:sz w:val="22"/>
          <w:szCs w:val="22"/>
        </w:rPr>
        <w:t>erbinding</w:t>
      </w:r>
      <w:ins w:id="76" w:author="Carla Renders" w:date="2026-05-12T11:35:00Z" w16du:dateUtc="2026-05-12T09:35:00Z">
        <w:r w:rsidR="0044608C">
          <w:rPr>
            <w:rFonts w:asciiTheme="minorHAnsi" w:hAnsiTheme="minorHAnsi"/>
            <w:sz w:val="22"/>
            <w:szCs w:val="22"/>
          </w:rPr>
          <w:t>’</w:t>
        </w:r>
      </w:ins>
      <w:r w:rsidRPr="00F00244">
        <w:rPr>
          <w:rFonts w:asciiTheme="minorHAnsi" w:hAnsiTheme="minorHAnsi"/>
          <w:sz w:val="22"/>
          <w:szCs w:val="22"/>
        </w:rPr>
        <w:t xml:space="preserve"> — contact met mensen en zingeving.</w:t>
      </w:r>
    </w:p>
    <w:p w14:paraId="08416413"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Ik krijg energie van mijn werk, hobby of de mensen om mij heen. :( ————————————————— </w:t>
      </w:r>
      <w:r w:rsidRPr="00F00244">
        <w:rPr>
          <w:rFonts w:ascii="Segoe UI Symbol" w:hAnsi="Segoe UI Symbol" w:cs="Segoe UI Symbol"/>
          <w:sz w:val="22"/>
          <w:szCs w:val="22"/>
        </w:rPr>
        <w:t>☺</w:t>
      </w:r>
    </w:p>
    <w:p w14:paraId="4FA8D3B7" w14:textId="77777777" w:rsidR="000F54B7" w:rsidRPr="00F00244" w:rsidRDefault="00000000">
      <w:pPr>
        <w:pStyle w:val="Kop3"/>
        <w:rPr>
          <w:rFonts w:asciiTheme="minorHAnsi" w:hAnsiTheme="minorHAnsi"/>
          <w:sz w:val="22"/>
          <w:szCs w:val="22"/>
        </w:rPr>
      </w:pPr>
      <w:bookmarkStart w:id="77" w:name="b.-motivatievragen-en-voorkeuren-3"/>
      <w:r w:rsidRPr="00F00244">
        <w:rPr>
          <w:rFonts w:asciiTheme="minorHAnsi" w:hAnsiTheme="minorHAnsi"/>
          <w:sz w:val="22"/>
          <w:szCs w:val="22"/>
        </w:rPr>
        <w:t>6b. Motivatievragen en voorkeuren</w:t>
      </w:r>
      <w:bookmarkEnd w:id="77"/>
    </w:p>
    <w:p w14:paraId="1ACEF0C5"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Voel je je weleens eenzaam of alleen? </w:t>
      </w:r>
      <w:r w:rsidRPr="00F00244">
        <w:rPr>
          <w:rFonts w:ascii="Segoe UI Emoji" w:hAnsi="Segoe UI Emoji" w:cs="Segoe UI Emoji"/>
          <w:sz w:val="22"/>
          <w:szCs w:val="22"/>
        </w:rPr>
        <w:t>🔘</w:t>
      </w:r>
      <w:r w:rsidRPr="00F00244">
        <w:rPr>
          <w:rFonts w:asciiTheme="minorHAnsi" w:hAnsiTheme="minorHAnsi"/>
          <w:sz w:val="22"/>
          <w:szCs w:val="22"/>
        </w:rPr>
        <w:t xml:space="preserve"> Ja, regelmatig </w:t>
      </w:r>
      <w:r w:rsidRPr="00F00244">
        <w:rPr>
          <w:rFonts w:ascii="Segoe UI Emoji" w:hAnsi="Segoe UI Emoji" w:cs="Segoe UI Emoji"/>
          <w:sz w:val="22"/>
          <w:szCs w:val="22"/>
        </w:rPr>
        <w:t>🔘</w:t>
      </w:r>
      <w:r w:rsidRPr="00F00244">
        <w:rPr>
          <w:rFonts w:asciiTheme="minorHAnsi" w:hAnsiTheme="minorHAnsi"/>
          <w:sz w:val="22"/>
          <w:szCs w:val="22"/>
        </w:rPr>
        <w:t xml:space="preserve"> Soms </w:t>
      </w:r>
      <w:r w:rsidRPr="00F00244">
        <w:rPr>
          <w:rFonts w:ascii="Segoe UI Emoji" w:hAnsi="Segoe UI Emoji" w:cs="Segoe UI Emoji"/>
          <w:sz w:val="22"/>
          <w:szCs w:val="22"/>
        </w:rPr>
        <w:t>🔘</w:t>
      </w:r>
      <w:r w:rsidRPr="00F00244">
        <w:rPr>
          <w:rFonts w:asciiTheme="minorHAnsi" w:hAnsiTheme="minorHAnsi"/>
          <w:sz w:val="22"/>
          <w:szCs w:val="22"/>
        </w:rPr>
        <w:t xml:space="preserve"> Nee</w:t>
      </w:r>
    </w:p>
    <w:p w14:paraId="0FF76E84"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Doe je liever mee aan iets met een groep mensen, of vind je 1-op-1 contact fijner? </w:t>
      </w:r>
      <w:r w:rsidRPr="00F00244">
        <w:rPr>
          <w:rFonts w:ascii="Segoe UI Emoji" w:hAnsi="Segoe UI Emoji" w:cs="Segoe UI Emoji"/>
          <w:sz w:val="22"/>
          <w:szCs w:val="22"/>
        </w:rPr>
        <w:t>🔘</w:t>
      </w:r>
      <w:r w:rsidRPr="00F00244">
        <w:rPr>
          <w:rFonts w:asciiTheme="minorHAnsi" w:hAnsiTheme="minorHAnsi"/>
          <w:sz w:val="22"/>
          <w:szCs w:val="22"/>
        </w:rPr>
        <w:t xml:space="preserve"> Groep </w:t>
      </w:r>
      <w:r w:rsidRPr="00F00244">
        <w:rPr>
          <w:rFonts w:ascii="Segoe UI Emoji" w:hAnsi="Segoe UI Emoji" w:cs="Segoe UI Emoji"/>
          <w:sz w:val="22"/>
          <w:szCs w:val="22"/>
        </w:rPr>
        <w:t>🔘</w:t>
      </w:r>
      <w:r w:rsidRPr="00F00244">
        <w:rPr>
          <w:rFonts w:asciiTheme="minorHAnsi" w:hAnsiTheme="minorHAnsi"/>
          <w:sz w:val="22"/>
          <w:szCs w:val="22"/>
        </w:rPr>
        <w:t xml:space="preserve"> 1-op-1 </w:t>
      </w:r>
      <w:r w:rsidRPr="00F00244">
        <w:rPr>
          <w:rFonts w:ascii="Segoe UI Emoji" w:hAnsi="Segoe UI Emoji" w:cs="Segoe UI Emoji"/>
          <w:sz w:val="22"/>
          <w:szCs w:val="22"/>
        </w:rPr>
        <w:t>🔘</w:t>
      </w:r>
      <w:r w:rsidRPr="00F00244">
        <w:rPr>
          <w:rFonts w:asciiTheme="minorHAnsi" w:hAnsiTheme="minorHAnsi"/>
          <w:sz w:val="22"/>
          <w:szCs w:val="22"/>
        </w:rPr>
        <w:t xml:space="preserve"> Maakt niet uit</w:t>
      </w:r>
    </w:p>
    <w:p w14:paraId="2257733B"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Sla voorkeuren op als filter: groepsactiviteiten vs. individuele begeleiding.</w:t>
      </w:r>
    </w:p>
    <w:p w14:paraId="0FEC5788" w14:textId="77777777" w:rsidR="000F54B7" w:rsidRPr="00F00244" w:rsidRDefault="00000000">
      <w:pPr>
        <w:pStyle w:val="Kop2"/>
        <w:rPr>
          <w:rFonts w:asciiTheme="minorHAnsi" w:hAnsiTheme="minorHAnsi"/>
          <w:sz w:val="22"/>
          <w:szCs w:val="22"/>
        </w:rPr>
      </w:pPr>
      <w:bookmarkStart w:id="78" w:name="slaap"/>
      <w:r w:rsidRPr="00F00244">
        <w:rPr>
          <w:rFonts w:asciiTheme="minorHAnsi" w:hAnsiTheme="minorHAnsi"/>
          <w:sz w:val="22"/>
          <w:szCs w:val="22"/>
        </w:rPr>
        <w:t>7. Slaap</w:t>
      </w:r>
      <w:bookmarkEnd w:id="78"/>
    </w:p>
    <w:p w14:paraId="78E6BF9D" w14:textId="77777777" w:rsidR="000F54B7" w:rsidRPr="00F00244" w:rsidRDefault="00000000">
      <w:pPr>
        <w:pStyle w:val="Kop3"/>
        <w:rPr>
          <w:rFonts w:asciiTheme="minorHAnsi" w:hAnsiTheme="minorHAnsi"/>
          <w:sz w:val="22"/>
          <w:szCs w:val="22"/>
        </w:rPr>
      </w:pPr>
      <w:bookmarkStart w:id="79" w:name="a.-slider-4"/>
      <w:r w:rsidRPr="00F00244">
        <w:rPr>
          <w:rFonts w:asciiTheme="minorHAnsi" w:hAnsiTheme="minorHAnsi"/>
          <w:sz w:val="22"/>
          <w:szCs w:val="22"/>
        </w:rPr>
        <w:t>7a. Slider</w:t>
      </w:r>
      <w:bookmarkEnd w:id="79"/>
    </w:p>
    <w:p w14:paraId="4751E79D" w14:textId="1BF7BEE6"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Hoe gaat het met </w:t>
      </w:r>
      <w:ins w:id="80" w:author="Carla Renders" w:date="2026-05-12T11:37:00Z" w16du:dateUtc="2026-05-12T09:37:00Z">
        <w:r w:rsidR="0044608C">
          <w:rPr>
            <w:rFonts w:asciiTheme="minorHAnsi" w:hAnsiTheme="minorHAnsi"/>
            <w:sz w:val="22"/>
            <w:szCs w:val="22"/>
          </w:rPr>
          <w:t>‘S</w:t>
        </w:r>
      </w:ins>
      <w:del w:id="81" w:author="Carla Renders" w:date="2026-05-12T11:37:00Z" w16du:dateUtc="2026-05-12T09:37:00Z">
        <w:r w:rsidRPr="00F00244" w:rsidDel="0044608C">
          <w:rPr>
            <w:rFonts w:asciiTheme="minorHAnsi" w:hAnsiTheme="minorHAnsi"/>
            <w:sz w:val="22"/>
            <w:szCs w:val="22"/>
          </w:rPr>
          <w:delText>s</w:delText>
        </w:r>
      </w:del>
      <w:r w:rsidRPr="00F00244">
        <w:rPr>
          <w:rFonts w:asciiTheme="minorHAnsi" w:hAnsiTheme="minorHAnsi"/>
          <w:sz w:val="22"/>
          <w:szCs w:val="22"/>
        </w:rPr>
        <w:t>lapen</w:t>
      </w:r>
      <w:ins w:id="82" w:author="Carla Renders" w:date="2026-05-12T11:37:00Z" w16du:dateUtc="2026-05-12T09:37:00Z">
        <w:r w:rsidR="0044608C">
          <w:rPr>
            <w:rFonts w:asciiTheme="minorHAnsi" w:hAnsiTheme="minorHAnsi"/>
            <w:sz w:val="22"/>
            <w:szCs w:val="22"/>
          </w:rPr>
          <w:t>’</w:t>
        </w:r>
      </w:ins>
      <w:r w:rsidRPr="00F00244">
        <w:rPr>
          <w:rFonts w:asciiTheme="minorHAnsi" w:hAnsiTheme="minorHAnsi"/>
          <w:sz w:val="22"/>
          <w:szCs w:val="22"/>
        </w:rPr>
        <w:t>?</w:t>
      </w:r>
    </w:p>
    <w:p w14:paraId="2C2F5C5C"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Slaap je goed? :( ————————————————— </w:t>
      </w:r>
      <w:r w:rsidRPr="00F00244">
        <w:rPr>
          <w:rFonts w:ascii="Segoe UI Symbol" w:hAnsi="Segoe UI Symbol" w:cs="Segoe UI Symbol"/>
          <w:sz w:val="22"/>
          <w:szCs w:val="22"/>
        </w:rPr>
        <w:t>☺</w:t>
      </w:r>
    </w:p>
    <w:p w14:paraId="2FF70599" w14:textId="77777777" w:rsidR="000F54B7" w:rsidRPr="00F00244" w:rsidRDefault="00000000">
      <w:pPr>
        <w:pStyle w:val="Kop3"/>
        <w:rPr>
          <w:rFonts w:asciiTheme="minorHAnsi" w:hAnsiTheme="minorHAnsi"/>
          <w:sz w:val="22"/>
          <w:szCs w:val="22"/>
        </w:rPr>
      </w:pPr>
      <w:bookmarkStart w:id="83" w:name="b.-motivatievragen-en-voorkeuren-4"/>
      <w:r w:rsidRPr="00F00244">
        <w:rPr>
          <w:rFonts w:asciiTheme="minorHAnsi" w:hAnsiTheme="minorHAnsi"/>
          <w:sz w:val="22"/>
          <w:szCs w:val="22"/>
        </w:rPr>
        <w:t>7b. Motivatievragen en voorkeuren</w:t>
      </w:r>
      <w:bookmarkEnd w:id="83"/>
    </w:p>
    <w:p w14:paraId="329E7FB2"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Als score laag: Heb je moeite met inslapen, doorslapen, of word je te vroeg wakker?</w:t>
      </w:r>
    </w:p>
    <w:p w14:paraId="0595A396"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Werk je ook ’s avonds of ’s nachts? </w:t>
      </w:r>
      <w:r w:rsidRPr="00F00244">
        <w:rPr>
          <w:rFonts w:ascii="Segoe UI Emoji" w:hAnsi="Segoe UI Emoji" w:cs="Segoe UI Emoji"/>
          <w:sz w:val="22"/>
          <w:szCs w:val="22"/>
        </w:rPr>
        <w:t>🔘</w:t>
      </w:r>
      <w:r w:rsidRPr="00F00244">
        <w:rPr>
          <w:rFonts w:asciiTheme="minorHAnsi" w:hAnsiTheme="minorHAnsi"/>
          <w:sz w:val="22"/>
          <w:szCs w:val="22"/>
        </w:rPr>
        <w:t xml:space="preserve"> Ja </w:t>
      </w:r>
      <w:r w:rsidRPr="00F00244">
        <w:rPr>
          <w:rFonts w:ascii="Segoe UI Emoji" w:hAnsi="Segoe UI Emoji" w:cs="Segoe UI Emoji"/>
          <w:sz w:val="22"/>
          <w:szCs w:val="22"/>
        </w:rPr>
        <w:t>🔘</w:t>
      </w:r>
      <w:r w:rsidRPr="00F00244">
        <w:rPr>
          <w:rFonts w:asciiTheme="minorHAnsi" w:hAnsiTheme="minorHAnsi"/>
          <w:sz w:val="22"/>
          <w:szCs w:val="22"/>
        </w:rPr>
        <w:t xml:space="preserve"> Nee</w:t>
      </w:r>
    </w:p>
    <w:p w14:paraId="58B175C0"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Bij nachtdienst: filter activiteiten op tijdstip (geen vroege ochtendactiviteiten aanbieden).</w:t>
      </w:r>
    </w:p>
    <w:p w14:paraId="2AFF32CC" w14:textId="77777777" w:rsidR="000F54B7" w:rsidRPr="00F00244" w:rsidRDefault="00000000">
      <w:pPr>
        <w:pStyle w:val="Kop2"/>
        <w:rPr>
          <w:rFonts w:asciiTheme="minorHAnsi" w:hAnsiTheme="minorHAnsi"/>
          <w:sz w:val="22"/>
          <w:szCs w:val="22"/>
        </w:rPr>
      </w:pPr>
      <w:bookmarkStart w:id="84" w:name="middelen"/>
      <w:r w:rsidRPr="00F00244">
        <w:rPr>
          <w:rFonts w:asciiTheme="minorHAnsi" w:hAnsiTheme="minorHAnsi"/>
          <w:sz w:val="22"/>
          <w:szCs w:val="22"/>
        </w:rPr>
        <w:t>8. Middelen</w:t>
      </w:r>
      <w:bookmarkEnd w:id="84"/>
    </w:p>
    <w:p w14:paraId="1B4C931B" w14:textId="77777777" w:rsidR="000F54B7" w:rsidRPr="00F00244" w:rsidRDefault="00000000">
      <w:pPr>
        <w:pStyle w:val="Kop3"/>
        <w:rPr>
          <w:rFonts w:asciiTheme="minorHAnsi" w:hAnsiTheme="minorHAnsi"/>
          <w:sz w:val="22"/>
          <w:szCs w:val="22"/>
        </w:rPr>
      </w:pPr>
      <w:bookmarkStart w:id="85" w:name="a.-slider-5"/>
      <w:r w:rsidRPr="00F00244">
        <w:rPr>
          <w:rFonts w:asciiTheme="minorHAnsi" w:hAnsiTheme="minorHAnsi"/>
          <w:sz w:val="22"/>
          <w:szCs w:val="22"/>
        </w:rPr>
        <w:t>8a. Slider</w:t>
      </w:r>
      <w:bookmarkEnd w:id="85"/>
    </w:p>
    <w:p w14:paraId="63B421DD" w14:textId="5085A3DA"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Tot slot: </w:t>
      </w:r>
      <w:ins w:id="86" w:author="Carla Renders" w:date="2026-05-12T11:38:00Z" w16du:dateUtc="2026-05-12T09:38:00Z">
        <w:r w:rsidR="0044608C">
          <w:rPr>
            <w:rFonts w:asciiTheme="minorHAnsi" w:hAnsiTheme="minorHAnsi"/>
            <w:sz w:val="22"/>
            <w:szCs w:val="22"/>
          </w:rPr>
          <w:t>het onderwerp ‘M</w:t>
        </w:r>
      </w:ins>
      <w:del w:id="87" w:author="Carla Renders" w:date="2026-05-12T11:38:00Z" w16du:dateUtc="2026-05-12T09:38:00Z">
        <w:r w:rsidRPr="00F00244" w:rsidDel="0044608C">
          <w:rPr>
            <w:rFonts w:asciiTheme="minorHAnsi" w:hAnsiTheme="minorHAnsi"/>
            <w:sz w:val="22"/>
            <w:szCs w:val="22"/>
          </w:rPr>
          <w:delText>m</w:delText>
        </w:r>
      </w:del>
      <w:r w:rsidRPr="00F00244">
        <w:rPr>
          <w:rFonts w:asciiTheme="minorHAnsi" w:hAnsiTheme="minorHAnsi"/>
          <w:sz w:val="22"/>
          <w:szCs w:val="22"/>
        </w:rPr>
        <w:t>iddelen</w:t>
      </w:r>
      <w:ins w:id="88" w:author="Carla Renders" w:date="2026-05-12T11:38:00Z" w16du:dateUtc="2026-05-12T09:38:00Z">
        <w:r w:rsidR="0044608C">
          <w:rPr>
            <w:rFonts w:asciiTheme="minorHAnsi" w:hAnsiTheme="minorHAnsi"/>
            <w:sz w:val="22"/>
            <w:szCs w:val="22"/>
          </w:rPr>
          <w:t>gebruik’</w:t>
        </w:r>
      </w:ins>
      <w:r w:rsidRPr="00F00244">
        <w:rPr>
          <w:rFonts w:asciiTheme="minorHAnsi" w:hAnsiTheme="minorHAnsi"/>
          <w:sz w:val="22"/>
          <w:szCs w:val="22"/>
        </w:rPr>
        <w:t xml:space="preserve"> — zoals roken, alcohol of medicatie.</w:t>
      </w:r>
    </w:p>
    <w:p w14:paraId="1083F7D3"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Gebruik je geen of weinig verslavende middelen? :( ————————————————— </w:t>
      </w:r>
      <w:r w:rsidRPr="00F00244">
        <w:rPr>
          <w:rFonts w:ascii="Segoe UI Symbol" w:hAnsi="Segoe UI Symbol" w:cs="Segoe UI Symbol"/>
          <w:sz w:val="22"/>
          <w:szCs w:val="22"/>
        </w:rPr>
        <w:t>☺</w:t>
      </w:r>
    </w:p>
    <w:p w14:paraId="31C719A4" w14:textId="77777777" w:rsidR="000F54B7" w:rsidRPr="00F00244" w:rsidRDefault="00000000">
      <w:pPr>
        <w:pStyle w:val="Kop3"/>
        <w:rPr>
          <w:rFonts w:asciiTheme="minorHAnsi" w:hAnsiTheme="minorHAnsi"/>
          <w:sz w:val="22"/>
          <w:szCs w:val="22"/>
        </w:rPr>
      </w:pPr>
      <w:bookmarkStart w:id="89" w:name="b.-motivatievragen-en-voorkeuren-5"/>
      <w:r w:rsidRPr="00F00244">
        <w:rPr>
          <w:rFonts w:asciiTheme="minorHAnsi" w:hAnsiTheme="minorHAnsi"/>
          <w:sz w:val="22"/>
          <w:szCs w:val="22"/>
        </w:rPr>
        <w:t>8b. Motivatievragen en voorkeuren</w:t>
      </w:r>
      <w:bookmarkEnd w:id="89"/>
    </w:p>
    <w:p w14:paraId="3E2F8710" w14:textId="75724CCD"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Als score laag: Zou je hier</w:t>
      </w:r>
      <w:ins w:id="90" w:author="Carla Renders" w:date="2026-05-12T11:39:00Z" w16du:dateUtc="2026-05-12T09:39:00Z">
        <w:r w:rsidR="0044608C">
          <w:rPr>
            <w:rFonts w:asciiTheme="minorHAnsi" w:hAnsiTheme="minorHAnsi"/>
            <w:sz w:val="22"/>
            <w:szCs w:val="22"/>
          </w:rPr>
          <w:t xml:space="preserve"> </w:t>
        </w:r>
      </w:ins>
      <w:ins w:id="91" w:author="Carla Renders" w:date="2026-05-12T11:40:00Z" w16du:dateUtc="2026-05-12T09:40:00Z">
        <w:r w:rsidR="0044608C">
          <w:rPr>
            <w:rFonts w:asciiTheme="minorHAnsi" w:hAnsiTheme="minorHAnsi"/>
            <w:sz w:val="22"/>
            <w:szCs w:val="22"/>
          </w:rPr>
          <w:t>nu</w:t>
        </w:r>
      </w:ins>
      <w:r w:rsidRPr="00F00244">
        <w:rPr>
          <w:rFonts w:asciiTheme="minorHAnsi" w:hAnsiTheme="minorHAnsi"/>
          <w:sz w:val="22"/>
          <w:szCs w:val="22"/>
        </w:rPr>
        <w:t xml:space="preserve"> iets aan willen veranderen? </w:t>
      </w:r>
      <w:r w:rsidRPr="00F00244">
        <w:rPr>
          <w:rFonts w:ascii="Segoe UI Emoji" w:hAnsi="Segoe UI Emoji" w:cs="Segoe UI Emoji"/>
          <w:sz w:val="22"/>
          <w:szCs w:val="22"/>
        </w:rPr>
        <w:t>🔘</w:t>
      </w:r>
      <w:r w:rsidRPr="00F00244">
        <w:rPr>
          <w:rFonts w:asciiTheme="minorHAnsi" w:hAnsiTheme="minorHAnsi"/>
          <w:sz w:val="22"/>
          <w:szCs w:val="22"/>
        </w:rPr>
        <w:t xml:space="preserve"> Ja </w:t>
      </w:r>
      <w:r w:rsidRPr="00F00244">
        <w:rPr>
          <w:rFonts w:ascii="Segoe UI Emoji" w:hAnsi="Segoe UI Emoji" w:cs="Segoe UI Emoji"/>
          <w:sz w:val="22"/>
          <w:szCs w:val="22"/>
        </w:rPr>
        <w:t>🔘</w:t>
      </w:r>
      <w:r w:rsidRPr="00F00244">
        <w:rPr>
          <w:rFonts w:asciiTheme="minorHAnsi" w:hAnsiTheme="minorHAnsi"/>
          <w:sz w:val="22"/>
          <w:szCs w:val="22"/>
        </w:rPr>
        <w:t xml:space="preserve"> Nee </w:t>
      </w:r>
      <w:r w:rsidRPr="00F00244">
        <w:rPr>
          <w:rFonts w:ascii="Segoe UI Emoji" w:hAnsi="Segoe UI Emoji" w:cs="Segoe UI Emoji"/>
          <w:sz w:val="22"/>
          <w:szCs w:val="22"/>
        </w:rPr>
        <w:t>🔘</w:t>
      </w:r>
      <w:r w:rsidRPr="00F00244">
        <w:rPr>
          <w:rFonts w:asciiTheme="minorHAnsi" w:hAnsiTheme="minorHAnsi"/>
          <w:sz w:val="22"/>
          <w:szCs w:val="22"/>
        </w:rPr>
        <w:t xml:space="preserve"> Weet ik nog niet</w:t>
      </w:r>
    </w:p>
    <w:p w14:paraId="405D4C86"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lastRenderedPageBreak/>
        <w:t xml:space="preserve">→ Bij </w:t>
      </w:r>
      <w:r w:rsidRPr="00F00244">
        <w:rPr>
          <w:rFonts w:asciiTheme="minorHAnsi" w:hAnsiTheme="minorHAnsi"/>
          <w:sz w:val="22"/>
          <w:szCs w:val="22"/>
        </w:rPr>
        <w:t>“</w:t>
      </w:r>
      <w:r w:rsidRPr="00F00244">
        <w:rPr>
          <w:rFonts w:asciiTheme="minorHAnsi" w:hAnsiTheme="minorHAnsi"/>
          <w:i/>
          <w:iCs/>
          <w:sz w:val="22"/>
          <w:szCs w:val="22"/>
        </w:rPr>
        <w:t>ja</w:t>
      </w:r>
      <w:r w:rsidRPr="00F00244">
        <w:rPr>
          <w:rFonts w:asciiTheme="minorHAnsi" w:hAnsiTheme="minorHAnsi"/>
          <w:sz w:val="22"/>
          <w:szCs w:val="22"/>
        </w:rPr>
        <w:t>”</w:t>
      </w:r>
      <w:r w:rsidRPr="00F00244">
        <w:rPr>
          <w:rFonts w:asciiTheme="minorHAnsi" w:hAnsiTheme="minorHAnsi"/>
          <w:i/>
          <w:iCs/>
          <w:sz w:val="22"/>
          <w:szCs w:val="22"/>
        </w:rPr>
        <w:t xml:space="preserve">: neem </w:t>
      </w:r>
      <w:r w:rsidRPr="00F00244">
        <w:rPr>
          <w:rFonts w:asciiTheme="minorHAnsi" w:hAnsiTheme="minorHAnsi"/>
          <w:sz w:val="22"/>
          <w:szCs w:val="22"/>
        </w:rPr>
        <w:t>‘</w:t>
      </w:r>
      <w:r w:rsidRPr="00F00244">
        <w:rPr>
          <w:rFonts w:asciiTheme="minorHAnsi" w:hAnsiTheme="minorHAnsi"/>
          <w:i/>
          <w:iCs/>
          <w:sz w:val="22"/>
          <w:szCs w:val="22"/>
        </w:rPr>
        <w:t>middelen</w:t>
      </w:r>
      <w:r w:rsidRPr="00F00244">
        <w:rPr>
          <w:rFonts w:asciiTheme="minorHAnsi" w:hAnsiTheme="minorHAnsi"/>
          <w:sz w:val="22"/>
          <w:szCs w:val="22"/>
        </w:rPr>
        <w:t>’</w:t>
      </w:r>
      <w:r w:rsidRPr="00F00244">
        <w:rPr>
          <w:rFonts w:asciiTheme="minorHAnsi" w:hAnsiTheme="minorHAnsi"/>
          <w:i/>
          <w:iCs/>
          <w:sz w:val="22"/>
          <w:szCs w:val="22"/>
        </w:rPr>
        <w:t xml:space="preserve"> mee als zoekterm voor activiteiten (stoppenmetroken, alcoholhulp).</w:t>
      </w:r>
    </w:p>
    <w:p w14:paraId="564D971B" w14:textId="77777777" w:rsidR="000F54B7" w:rsidRPr="00F00244" w:rsidRDefault="00000000">
      <w:pPr>
        <w:pStyle w:val="Kop2"/>
        <w:rPr>
          <w:rFonts w:asciiTheme="minorHAnsi" w:hAnsiTheme="minorHAnsi"/>
          <w:sz w:val="22"/>
          <w:szCs w:val="22"/>
        </w:rPr>
      </w:pPr>
      <w:bookmarkStart w:id="92" w:name="samenvatten"/>
      <w:r w:rsidRPr="00F00244">
        <w:rPr>
          <w:rFonts w:asciiTheme="minorHAnsi" w:hAnsiTheme="minorHAnsi"/>
          <w:sz w:val="22"/>
          <w:szCs w:val="22"/>
        </w:rPr>
        <w:t>9. Samenvatten</w:t>
      </w:r>
      <w:bookmarkEnd w:id="92"/>
    </w:p>
    <w:p w14:paraId="79AACC42"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Dank je wel voor je antwoorden. Ik vat even samen wat je hebt verteld:</w:t>
      </w:r>
    </w:p>
    <w:p w14:paraId="286AFDEF"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Bewegen: je scoort jezelf [laag/gemiddeld/hoog], je beweegt liever [binnen/buiten], [alleen/in een groep].</w:t>
      </w:r>
    </w:p>
    <w:p w14:paraId="2B9C7A57"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Voeding: je scoort jezelf [laag/gemiddeld/hoog].</w:t>
      </w:r>
    </w:p>
    <w:p w14:paraId="2D0E1E25"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Ontspanning: je scoort jezelf [laag/gemiddeld/hoog], voorkeur voor [rust/activiteit].</w:t>
      </w:r>
    </w:p>
    <w:p w14:paraId="11A7304F"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Verbinding: je scoort jezelf [laag/gemiddeld/hoog].</w:t>
      </w:r>
    </w:p>
    <w:p w14:paraId="55F50962"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Slaap: je scoort jezelf [laag/gemiddeld/hoog].</w:t>
      </w:r>
    </w:p>
    <w:p w14:paraId="3475E7C4" w14:textId="77777777" w:rsidR="000F54B7" w:rsidRPr="00F00244" w:rsidRDefault="00000000">
      <w:pPr>
        <w:pStyle w:val="Textbody"/>
        <w:numPr>
          <w:ilvl w:val="0"/>
          <w:numId w:val="11"/>
        </w:numPr>
        <w:spacing w:before="0" w:after="0"/>
        <w:ind w:firstLine="0"/>
        <w:rPr>
          <w:rFonts w:asciiTheme="minorHAnsi" w:hAnsiTheme="minorHAnsi"/>
          <w:sz w:val="22"/>
          <w:szCs w:val="22"/>
        </w:rPr>
      </w:pPr>
      <w:r w:rsidRPr="00F00244">
        <w:rPr>
          <w:rFonts w:asciiTheme="minorHAnsi" w:hAnsiTheme="minorHAnsi"/>
          <w:sz w:val="22"/>
          <w:szCs w:val="22"/>
        </w:rPr>
        <w:t>Middelen: je scoort jezelf [laag/gemiddeld/hoog].</w:t>
      </w:r>
    </w:p>
    <w:p w14:paraId="2A492B03"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Klopt dit? Of wil je iets aanpassen? </w:t>
      </w:r>
      <w:r w:rsidRPr="00F00244">
        <w:rPr>
          <w:rFonts w:ascii="Segoe UI Emoji" w:hAnsi="Segoe UI Emoji" w:cs="Segoe UI Emoji"/>
          <w:sz w:val="22"/>
          <w:szCs w:val="22"/>
        </w:rPr>
        <w:t>🔘</w:t>
      </w:r>
      <w:r w:rsidRPr="00F00244">
        <w:rPr>
          <w:rFonts w:asciiTheme="minorHAnsi" w:hAnsiTheme="minorHAnsi"/>
          <w:sz w:val="22"/>
          <w:szCs w:val="22"/>
        </w:rPr>
        <w:t xml:space="preserve"> Ja, dit klopt </w:t>
      </w:r>
      <w:r w:rsidRPr="00F00244">
        <w:rPr>
          <w:rFonts w:ascii="Segoe UI Emoji" w:hAnsi="Segoe UI Emoji" w:cs="Segoe UI Emoji"/>
          <w:sz w:val="22"/>
          <w:szCs w:val="22"/>
        </w:rPr>
        <w:t>🔘</w:t>
      </w:r>
      <w:r w:rsidRPr="00F00244">
        <w:rPr>
          <w:rFonts w:asciiTheme="minorHAnsi" w:hAnsiTheme="minorHAnsi"/>
          <w:sz w:val="22"/>
          <w:szCs w:val="22"/>
        </w:rPr>
        <w:t xml:space="preserve"> Nee, ik wil iets aanpassen</w:t>
      </w:r>
    </w:p>
    <w:p w14:paraId="5CCDB8FE" w14:textId="77777777" w:rsidR="00577CB0" w:rsidRDefault="00577CB0">
      <w:pPr>
        <w:pStyle w:val="Kop2"/>
        <w:rPr>
          <w:ins w:id="93" w:author="Carla Renders" w:date="2026-05-12T11:47:00Z" w16du:dateUtc="2026-05-12T09:47:00Z"/>
          <w:rFonts w:asciiTheme="minorHAnsi" w:hAnsiTheme="minorHAnsi"/>
          <w:sz w:val="22"/>
          <w:szCs w:val="22"/>
        </w:rPr>
      </w:pPr>
      <w:bookmarkStart w:id="94" w:name="accountcreatie"/>
    </w:p>
    <w:p w14:paraId="1A0FD3FB" w14:textId="3508767E" w:rsidR="003F05FB" w:rsidRDefault="00577CB0">
      <w:pPr>
        <w:pStyle w:val="Kop2"/>
        <w:rPr>
          <w:ins w:id="95" w:author="Carla Renders" w:date="2026-05-12T11:51:00Z" w16du:dateUtc="2026-05-12T09:51:00Z"/>
          <w:rFonts w:asciiTheme="minorHAnsi" w:hAnsiTheme="minorHAnsi"/>
          <w:sz w:val="22"/>
          <w:szCs w:val="22"/>
        </w:rPr>
      </w:pPr>
      <w:ins w:id="96" w:author="Carla Renders" w:date="2026-05-12T11:47:00Z" w16du:dateUtc="2026-05-12T09:47:00Z">
        <w:r>
          <w:rPr>
            <w:rFonts w:asciiTheme="minorHAnsi" w:hAnsiTheme="minorHAnsi"/>
            <w:sz w:val="22"/>
            <w:szCs w:val="22"/>
          </w:rPr>
          <w:t>Belangrijke vra</w:t>
        </w:r>
      </w:ins>
      <w:ins w:id="97" w:author="Carla Renders" w:date="2026-05-12T12:02:00Z" w16du:dateUtc="2026-05-12T10:02:00Z">
        <w:r w:rsidR="003F05FB">
          <w:rPr>
            <w:rFonts w:asciiTheme="minorHAnsi" w:hAnsiTheme="minorHAnsi"/>
            <w:sz w:val="22"/>
            <w:szCs w:val="22"/>
          </w:rPr>
          <w:t>gen</w:t>
        </w:r>
      </w:ins>
      <w:ins w:id="98" w:author="Carla Renders" w:date="2026-05-12T11:47:00Z" w16du:dateUtc="2026-05-12T09:47:00Z">
        <w:r>
          <w:rPr>
            <w:rFonts w:asciiTheme="minorHAnsi" w:hAnsiTheme="minorHAnsi"/>
            <w:sz w:val="22"/>
            <w:szCs w:val="22"/>
          </w:rPr>
          <w:t xml:space="preserve">: </w:t>
        </w:r>
      </w:ins>
    </w:p>
    <w:p w14:paraId="7313C89A" w14:textId="24BE0E05" w:rsidR="00577CB0" w:rsidRDefault="00577CB0">
      <w:pPr>
        <w:pStyle w:val="Kop2"/>
        <w:rPr>
          <w:ins w:id="99" w:author="Carla Renders" w:date="2026-05-12T11:52:00Z" w16du:dateUtc="2026-05-12T09:52:00Z"/>
          <w:rFonts w:asciiTheme="minorHAnsi" w:hAnsiTheme="minorHAnsi"/>
          <w:sz w:val="22"/>
          <w:szCs w:val="22"/>
        </w:rPr>
      </w:pPr>
      <w:ins w:id="100" w:author="Carla Renders" w:date="2026-05-12T11:48:00Z" w16du:dateUtc="2026-05-12T09:48:00Z">
        <w:r>
          <w:rPr>
            <w:rFonts w:asciiTheme="minorHAnsi" w:hAnsiTheme="minorHAnsi"/>
            <w:sz w:val="22"/>
            <w:szCs w:val="22"/>
          </w:rPr>
          <w:t xml:space="preserve">Welk onderwerp is op dit moment belangrijk voor je om je fitter en blijer te kunnen </w:t>
        </w:r>
      </w:ins>
      <w:ins w:id="101" w:author="Carla Renders" w:date="2026-05-12T11:49:00Z" w16du:dateUtc="2026-05-12T09:49:00Z">
        <w:r>
          <w:rPr>
            <w:rFonts w:asciiTheme="minorHAnsi" w:hAnsiTheme="minorHAnsi"/>
            <w:sz w:val="22"/>
            <w:szCs w:val="22"/>
          </w:rPr>
          <w:t xml:space="preserve">voelen? </w:t>
        </w:r>
      </w:ins>
      <w:ins w:id="102" w:author="Carla Renders" w:date="2026-05-12T12:01:00Z" w16du:dateUtc="2026-05-12T10:01:00Z">
        <w:r w:rsidR="003F05FB">
          <w:rPr>
            <w:rFonts w:asciiTheme="minorHAnsi" w:hAnsiTheme="minorHAnsi"/>
            <w:sz w:val="22"/>
            <w:szCs w:val="22"/>
          </w:rPr>
          <w:br/>
        </w:r>
      </w:ins>
      <w:ins w:id="103" w:author="Carla Renders" w:date="2026-05-12T11:49:00Z" w16du:dateUtc="2026-05-12T09:49:00Z">
        <w:r>
          <w:rPr>
            <w:rFonts w:asciiTheme="minorHAnsi" w:hAnsiTheme="minorHAnsi"/>
            <w:sz w:val="22"/>
            <w:szCs w:val="22"/>
          </w:rPr>
          <w:t xml:space="preserve">Op welk onderwerp zou je op dit moment </w:t>
        </w:r>
      </w:ins>
      <w:ins w:id="104" w:author="Carla Renders" w:date="2026-05-12T11:55:00Z" w16du:dateUtc="2026-05-12T09:55:00Z">
        <w:r w:rsidR="003F05FB">
          <w:rPr>
            <w:rFonts w:asciiTheme="minorHAnsi" w:hAnsiTheme="minorHAnsi"/>
            <w:sz w:val="22"/>
            <w:szCs w:val="22"/>
          </w:rPr>
          <w:t xml:space="preserve">actiever willen zijn of </w:t>
        </w:r>
      </w:ins>
      <w:ins w:id="105" w:author="Carla Renders" w:date="2026-05-12T11:54:00Z" w16du:dateUtc="2026-05-12T09:54:00Z">
        <w:r w:rsidR="003F05FB">
          <w:rPr>
            <w:rFonts w:asciiTheme="minorHAnsi" w:hAnsiTheme="minorHAnsi"/>
            <w:sz w:val="22"/>
            <w:szCs w:val="22"/>
          </w:rPr>
          <w:t>hulp kunnen gebruiken?</w:t>
        </w:r>
      </w:ins>
    </w:p>
    <w:p w14:paraId="7C54B1F1" w14:textId="09FCA2C6" w:rsidR="003F05FB" w:rsidRDefault="003F05FB" w:rsidP="003F05FB">
      <w:pPr>
        <w:pStyle w:val="Quotations"/>
        <w:ind w:left="0" w:right="0"/>
        <w:rPr>
          <w:ins w:id="106" w:author="Carla Renders" w:date="2026-05-12T12:04:00Z" w16du:dateUtc="2026-05-12T10:04:00Z"/>
          <w:rFonts w:asciiTheme="minorHAnsi" w:hAnsiTheme="minorHAnsi"/>
          <w:i/>
          <w:iCs/>
          <w:sz w:val="22"/>
          <w:szCs w:val="22"/>
        </w:rPr>
      </w:pPr>
      <w:ins w:id="107" w:author="Carla Renders" w:date="2026-05-12T11:52:00Z" w16du:dateUtc="2026-05-12T09:52:00Z">
        <w:r w:rsidRPr="003F05FB">
          <w:rPr>
            <w:rFonts w:ascii="Segoe UI Emoji" w:hAnsi="Segoe UI Emoji" w:cs="Segoe UI Emoji"/>
            <w:i/>
            <w:iCs/>
            <w:sz w:val="22"/>
            <w:szCs w:val="22"/>
            <w:rPrChange w:id="108"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09"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10" w:author="Carla Renders" w:date="2026-05-12T12:01:00Z" w16du:dateUtc="2026-05-12T10:01:00Z">
              <w:rPr>
                <w:rFonts w:asciiTheme="minorHAnsi" w:hAnsiTheme="minorHAnsi"/>
                <w:sz w:val="22"/>
                <w:szCs w:val="22"/>
              </w:rPr>
            </w:rPrChange>
          </w:rPr>
          <w:t>Beweging</w:t>
        </w:r>
        <w:r w:rsidRPr="003F05FB">
          <w:rPr>
            <w:rFonts w:asciiTheme="minorHAnsi" w:hAnsiTheme="minorHAnsi"/>
            <w:i/>
            <w:iCs/>
            <w:sz w:val="22"/>
            <w:szCs w:val="22"/>
            <w:rPrChange w:id="111" w:author="Carla Renders" w:date="2026-05-12T12:01:00Z" w16du:dateUtc="2026-05-12T10:01:00Z">
              <w:rPr>
                <w:rFonts w:asciiTheme="minorHAnsi" w:hAnsiTheme="minorHAnsi"/>
                <w:sz w:val="22"/>
                <w:szCs w:val="22"/>
              </w:rPr>
            </w:rPrChange>
          </w:rPr>
          <w:t xml:space="preserve"> </w:t>
        </w:r>
        <w:r w:rsidRPr="003F05FB">
          <w:rPr>
            <w:rFonts w:ascii="Segoe UI Emoji" w:hAnsi="Segoe UI Emoji" w:cs="Segoe UI Emoji"/>
            <w:i/>
            <w:iCs/>
            <w:sz w:val="22"/>
            <w:szCs w:val="22"/>
            <w:rPrChange w:id="112"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13"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14" w:author="Carla Renders" w:date="2026-05-12T12:01:00Z" w16du:dateUtc="2026-05-12T10:01:00Z">
              <w:rPr>
                <w:rFonts w:asciiTheme="minorHAnsi" w:hAnsiTheme="minorHAnsi"/>
                <w:sz w:val="22"/>
                <w:szCs w:val="22"/>
              </w:rPr>
            </w:rPrChange>
          </w:rPr>
          <w:t xml:space="preserve">Voeding </w:t>
        </w:r>
      </w:ins>
      <w:ins w:id="115" w:author="Carla Renders" w:date="2026-05-12T11:53:00Z" w16du:dateUtc="2026-05-12T09:53:00Z">
        <w:r w:rsidRPr="003F05FB">
          <w:rPr>
            <w:rFonts w:ascii="Segoe UI Emoji" w:hAnsi="Segoe UI Emoji" w:cs="Segoe UI Emoji"/>
            <w:i/>
            <w:iCs/>
            <w:sz w:val="22"/>
            <w:szCs w:val="22"/>
            <w:rPrChange w:id="116"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17"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18" w:author="Carla Renders" w:date="2026-05-12T12:01:00Z" w16du:dateUtc="2026-05-12T10:01:00Z">
              <w:rPr>
                <w:rFonts w:asciiTheme="minorHAnsi" w:hAnsiTheme="minorHAnsi"/>
                <w:sz w:val="22"/>
                <w:szCs w:val="22"/>
              </w:rPr>
            </w:rPrChange>
          </w:rPr>
          <w:t xml:space="preserve">Ontspanning </w:t>
        </w:r>
        <w:r w:rsidRPr="003F05FB">
          <w:rPr>
            <w:rFonts w:ascii="Segoe UI Emoji" w:hAnsi="Segoe UI Emoji" w:cs="Segoe UI Emoji"/>
            <w:i/>
            <w:iCs/>
            <w:sz w:val="22"/>
            <w:szCs w:val="22"/>
            <w:rPrChange w:id="119"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20" w:author="Carla Renders" w:date="2026-05-12T12:01:00Z" w16du:dateUtc="2026-05-12T10:01:00Z">
              <w:rPr>
                <w:rFonts w:asciiTheme="minorHAnsi" w:hAnsiTheme="minorHAnsi"/>
                <w:sz w:val="22"/>
                <w:szCs w:val="22"/>
              </w:rPr>
            </w:rPrChange>
          </w:rPr>
          <w:t xml:space="preserve"> </w:t>
        </w:r>
      </w:ins>
      <w:ins w:id="121" w:author="Carla Renders" w:date="2026-05-12T11:54:00Z" w16du:dateUtc="2026-05-12T09:54:00Z">
        <w:r w:rsidRPr="003F05FB">
          <w:rPr>
            <w:rFonts w:asciiTheme="minorHAnsi" w:hAnsiTheme="minorHAnsi"/>
            <w:i/>
            <w:iCs/>
            <w:sz w:val="22"/>
            <w:szCs w:val="22"/>
            <w:rPrChange w:id="122" w:author="Carla Renders" w:date="2026-05-12T12:01:00Z" w16du:dateUtc="2026-05-12T10:01:00Z">
              <w:rPr>
                <w:rFonts w:asciiTheme="minorHAnsi" w:hAnsiTheme="minorHAnsi"/>
                <w:sz w:val="22"/>
                <w:szCs w:val="22"/>
              </w:rPr>
            </w:rPrChange>
          </w:rPr>
          <w:t>Verbinding</w:t>
        </w:r>
      </w:ins>
      <w:ins w:id="123" w:author="Carla Renders" w:date="2026-05-12T11:53:00Z" w16du:dateUtc="2026-05-12T09:53:00Z">
        <w:r w:rsidRPr="003F05FB">
          <w:rPr>
            <w:rFonts w:asciiTheme="minorHAnsi" w:hAnsiTheme="minorHAnsi"/>
            <w:i/>
            <w:iCs/>
            <w:sz w:val="22"/>
            <w:szCs w:val="22"/>
            <w:rPrChange w:id="124" w:author="Carla Renders" w:date="2026-05-12T12:01:00Z" w16du:dateUtc="2026-05-12T10:01:00Z">
              <w:rPr>
                <w:rFonts w:asciiTheme="minorHAnsi" w:hAnsiTheme="minorHAnsi"/>
                <w:sz w:val="22"/>
                <w:szCs w:val="22"/>
              </w:rPr>
            </w:rPrChange>
          </w:rPr>
          <w:t xml:space="preserve"> </w:t>
        </w:r>
      </w:ins>
      <w:ins w:id="125" w:author="Carla Renders" w:date="2026-05-12T11:54:00Z" w16du:dateUtc="2026-05-12T09:54:00Z">
        <w:r w:rsidRPr="003F05FB">
          <w:rPr>
            <w:rFonts w:ascii="Segoe UI Emoji" w:hAnsi="Segoe UI Emoji" w:cs="Segoe UI Emoji"/>
            <w:i/>
            <w:iCs/>
            <w:sz w:val="22"/>
            <w:szCs w:val="22"/>
            <w:rPrChange w:id="126"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27"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28" w:author="Carla Renders" w:date="2026-05-12T12:01:00Z" w16du:dateUtc="2026-05-12T10:01:00Z">
              <w:rPr>
                <w:rFonts w:asciiTheme="minorHAnsi" w:hAnsiTheme="minorHAnsi"/>
                <w:sz w:val="22"/>
                <w:szCs w:val="22"/>
              </w:rPr>
            </w:rPrChange>
          </w:rPr>
          <w:t>Slaap</w:t>
        </w:r>
        <w:r w:rsidRPr="003F05FB">
          <w:rPr>
            <w:rFonts w:asciiTheme="minorHAnsi" w:hAnsiTheme="minorHAnsi"/>
            <w:i/>
            <w:iCs/>
            <w:sz w:val="22"/>
            <w:szCs w:val="22"/>
            <w:rPrChange w:id="129" w:author="Carla Renders" w:date="2026-05-12T12:01:00Z" w16du:dateUtc="2026-05-12T10:01:00Z">
              <w:rPr>
                <w:rFonts w:asciiTheme="minorHAnsi" w:hAnsiTheme="minorHAnsi"/>
                <w:sz w:val="22"/>
                <w:szCs w:val="22"/>
              </w:rPr>
            </w:rPrChange>
          </w:rPr>
          <w:t xml:space="preserve"> </w:t>
        </w:r>
        <w:r w:rsidRPr="003F05FB">
          <w:rPr>
            <w:rFonts w:ascii="Segoe UI Emoji" w:hAnsi="Segoe UI Emoji" w:cs="Segoe UI Emoji"/>
            <w:i/>
            <w:iCs/>
            <w:sz w:val="22"/>
            <w:szCs w:val="22"/>
            <w:rPrChange w:id="130"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31"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32" w:author="Carla Renders" w:date="2026-05-12T12:01:00Z" w16du:dateUtc="2026-05-12T10:01:00Z">
              <w:rPr>
                <w:rFonts w:asciiTheme="minorHAnsi" w:hAnsiTheme="minorHAnsi"/>
                <w:sz w:val="22"/>
                <w:szCs w:val="22"/>
              </w:rPr>
            </w:rPrChange>
          </w:rPr>
          <w:t>Mid</w:t>
        </w:r>
      </w:ins>
      <w:ins w:id="133" w:author="Carla Renders" w:date="2026-05-12T11:55:00Z" w16du:dateUtc="2026-05-12T09:55:00Z">
        <w:r w:rsidRPr="003F05FB">
          <w:rPr>
            <w:rFonts w:asciiTheme="minorHAnsi" w:hAnsiTheme="minorHAnsi"/>
            <w:i/>
            <w:iCs/>
            <w:sz w:val="22"/>
            <w:szCs w:val="22"/>
            <w:rPrChange w:id="134" w:author="Carla Renders" w:date="2026-05-12T12:01:00Z" w16du:dateUtc="2026-05-12T10:01:00Z">
              <w:rPr>
                <w:rFonts w:asciiTheme="minorHAnsi" w:hAnsiTheme="minorHAnsi"/>
                <w:sz w:val="22"/>
                <w:szCs w:val="22"/>
              </w:rPr>
            </w:rPrChange>
          </w:rPr>
          <w:t>delen</w:t>
        </w:r>
      </w:ins>
      <w:ins w:id="135" w:author="Carla Renders" w:date="2026-05-12T11:54:00Z" w16du:dateUtc="2026-05-12T09:54:00Z">
        <w:r w:rsidRPr="003F05FB">
          <w:rPr>
            <w:rFonts w:asciiTheme="minorHAnsi" w:hAnsiTheme="minorHAnsi"/>
            <w:i/>
            <w:iCs/>
            <w:sz w:val="22"/>
            <w:szCs w:val="22"/>
            <w:rPrChange w:id="136" w:author="Carla Renders" w:date="2026-05-12T12:01:00Z" w16du:dateUtc="2026-05-12T10:01:00Z">
              <w:rPr>
                <w:rFonts w:asciiTheme="minorHAnsi" w:hAnsiTheme="minorHAnsi"/>
                <w:sz w:val="22"/>
                <w:szCs w:val="22"/>
              </w:rPr>
            </w:rPrChange>
          </w:rPr>
          <w:t xml:space="preserve"> </w:t>
        </w:r>
      </w:ins>
    </w:p>
    <w:p w14:paraId="00E095BC" w14:textId="77777777" w:rsidR="00DB4654" w:rsidRDefault="00DB4654" w:rsidP="003F05FB">
      <w:pPr>
        <w:pStyle w:val="Quotations"/>
        <w:ind w:left="0" w:right="0"/>
        <w:rPr>
          <w:ins w:id="137" w:author="Carla Renders" w:date="2026-05-12T12:04:00Z" w16du:dateUtc="2026-05-12T10:04:00Z"/>
          <w:rFonts w:asciiTheme="minorHAnsi" w:hAnsiTheme="minorHAnsi"/>
          <w:i/>
          <w:iCs/>
          <w:sz w:val="22"/>
          <w:szCs w:val="22"/>
        </w:rPr>
      </w:pPr>
    </w:p>
    <w:p w14:paraId="6C531DD3" w14:textId="28026F53" w:rsidR="00DB4654" w:rsidRPr="009E09AA" w:rsidRDefault="00DB4654" w:rsidP="003F05FB">
      <w:pPr>
        <w:pStyle w:val="Quotations"/>
        <w:ind w:left="0" w:right="0"/>
        <w:rPr>
          <w:ins w:id="138" w:author="Carla Renders" w:date="2026-05-12T12:04:00Z" w16du:dateUtc="2026-05-12T10:04:00Z"/>
          <w:rFonts w:asciiTheme="minorHAnsi" w:hAnsiTheme="minorHAnsi"/>
          <w:b/>
          <w:bCs/>
          <w:i/>
          <w:iCs/>
          <w:sz w:val="22"/>
          <w:szCs w:val="22"/>
          <w:rPrChange w:id="139" w:author="Carla Renders" w:date="2026-05-12T12:22:00Z" w16du:dateUtc="2026-05-12T10:22:00Z">
            <w:rPr>
              <w:ins w:id="140" w:author="Carla Renders" w:date="2026-05-12T12:04:00Z" w16du:dateUtc="2026-05-12T10:04:00Z"/>
              <w:rFonts w:asciiTheme="minorHAnsi" w:hAnsiTheme="minorHAnsi"/>
              <w:i/>
              <w:iCs/>
              <w:sz w:val="22"/>
              <w:szCs w:val="22"/>
            </w:rPr>
          </w:rPrChange>
        </w:rPr>
      </w:pPr>
      <w:ins w:id="141" w:author="Carla Renders" w:date="2026-05-12T12:04:00Z" w16du:dateUtc="2026-05-12T10:04:00Z">
        <w:r w:rsidRPr="009E09AA">
          <w:rPr>
            <w:rFonts w:asciiTheme="minorHAnsi" w:hAnsiTheme="minorHAnsi"/>
            <w:b/>
            <w:bCs/>
            <w:i/>
            <w:iCs/>
            <w:sz w:val="22"/>
            <w:szCs w:val="22"/>
            <w:rPrChange w:id="142" w:author="Carla Renders" w:date="2026-05-12T12:22:00Z" w16du:dateUtc="2026-05-12T10:22:00Z">
              <w:rPr>
                <w:rFonts w:asciiTheme="minorHAnsi" w:hAnsiTheme="minorHAnsi"/>
                <w:i/>
                <w:iCs/>
                <w:sz w:val="22"/>
                <w:szCs w:val="22"/>
              </w:rPr>
            </w:rPrChange>
          </w:rPr>
          <w:t xml:space="preserve">Wil je ons vertellen wat je </w:t>
        </w:r>
      </w:ins>
      <w:ins w:id="143" w:author="Carla Renders" w:date="2026-05-12T12:05:00Z" w16du:dateUtc="2026-05-12T10:05:00Z">
        <w:r w:rsidRPr="009E09AA">
          <w:rPr>
            <w:rFonts w:asciiTheme="minorHAnsi" w:hAnsiTheme="minorHAnsi"/>
            <w:b/>
            <w:bCs/>
            <w:i/>
            <w:iCs/>
            <w:sz w:val="22"/>
            <w:szCs w:val="22"/>
            <w:rPrChange w:id="144" w:author="Carla Renders" w:date="2026-05-12T12:22:00Z" w16du:dateUtc="2026-05-12T10:22:00Z">
              <w:rPr>
                <w:rFonts w:asciiTheme="minorHAnsi" w:hAnsiTheme="minorHAnsi"/>
                <w:i/>
                <w:iCs/>
                <w:sz w:val="22"/>
                <w:szCs w:val="22"/>
              </w:rPr>
            </w:rPrChange>
          </w:rPr>
          <w:t>g</w:t>
        </w:r>
      </w:ins>
      <w:ins w:id="145" w:author="Carla Renders" w:date="2026-05-12T12:04:00Z" w16du:dateUtc="2026-05-12T10:04:00Z">
        <w:r w:rsidRPr="009E09AA">
          <w:rPr>
            <w:rFonts w:asciiTheme="minorHAnsi" w:hAnsiTheme="minorHAnsi"/>
            <w:b/>
            <w:bCs/>
            <w:i/>
            <w:iCs/>
            <w:sz w:val="22"/>
            <w:szCs w:val="22"/>
            <w:rPrChange w:id="146" w:author="Carla Renders" w:date="2026-05-12T12:22:00Z" w16du:dateUtc="2026-05-12T10:22:00Z">
              <w:rPr>
                <w:rFonts w:asciiTheme="minorHAnsi" w:hAnsiTheme="minorHAnsi"/>
                <w:i/>
                <w:iCs/>
                <w:sz w:val="22"/>
                <w:szCs w:val="22"/>
              </w:rPr>
            </w:rPrChange>
          </w:rPr>
          <w:t>ender</w:t>
        </w:r>
      </w:ins>
      <w:ins w:id="147" w:author="Carla Renders" w:date="2026-05-12T12:05:00Z" w16du:dateUtc="2026-05-12T10:05:00Z">
        <w:r w:rsidRPr="009E09AA">
          <w:rPr>
            <w:rFonts w:asciiTheme="minorHAnsi" w:hAnsiTheme="minorHAnsi"/>
            <w:b/>
            <w:bCs/>
            <w:i/>
            <w:iCs/>
            <w:sz w:val="22"/>
            <w:szCs w:val="22"/>
            <w:rPrChange w:id="148" w:author="Carla Renders" w:date="2026-05-12T12:22:00Z" w16du:dateUtc="2026-05-12T10:22:00Z">
              <w:rPr>
                <w:rFonts w:asciiTheme="minorHAnsi" w:hAnsiTheme="minorHAnsi"/>
                <w:i/>
                <w:iCs/>
                <w:sz w:val="22"/>
                <w:szCs w:val="22"/>
              </w:rPr>
            </w:rPrChange>
          </w:rPr>
          <w:t xml:space="preserve"> is: </w:t>
        </w:r>
      </w:ins>
    </w:p>
    <w:p w14:paraId="2093EAEA" w14:textId="09F29020" w:rsidR="00DB4654" w:rsidRPr="009E09AA" w:rsidRDefault="00DB4654" w:rsidP="003F05FB">
      <w:pPr>
        <w:pStyle w:val="Quotations"/>
        <w:ind w:left="0" w:right="0"/>
        <w:rPr>
          <w:ins w:id="149" w:author="Carla Renders" w:date="2026-05-12T12:06:00Z" w16du:dateUtc="2026-05-12T10:06:00Z"/>
          <w:rFonts w:asciiTheme="minorHAnsi" w:hAnsiTheme="minorHAnsi"/>
          <w:b/>
          <w:bCs/>
          <w:i/>
          <w:iCs/>
          <w:sz w:val="22"/>
          <w:szCs w:val="22"/>
          <w:rPrChange w:id="150" w:author="Carla Renders" w:date="2026-05-12T12:22:00Z" w16du:dateUtc="2026-05-12T10:22:00Z">
            <w:rPr>
              <w:ins w:id="151" w:author="Carla Renders" w:date="2026-05-12T12:06:00Z" w16du:dateUtc="2026-05-12T10:06:00Z"/>
              <w:rFonts w:asciiTheme="minorHAnsi" w:hAnsiTheme="minorHAnsi"/>
              <w:i/>
              <w:iCs/>
              <w:sz w:val="22"/>
              <w:szCs w:val="22"/>
            </w:rPr>
          </w:rPrChange>
        </w:rPr>
      </w:pPr>
      <w:ins w:id="152" w:author="Carla Renders" w:date="2026-05-12T12:04:00Z" w16du:dateUtc="2026-05-12T10:04:00Z">
        <w:r w:rsidRPr="009E09AA">
          <w:rPr>
            <w:rFonts w:asciiTheme="minorHAnsi" w:hAnsiTheme="minorHAnsi"/>
            <w:b/>
            <w:bCs/>
            <w:i/>
            <w:iCs/>
            <w:sz w:val="22"/>
            <w:szCs w:val="22"/>
            <w:rPrChange w:id="153" w:author="Carla Renders" w:date="2026-05-12T12:22:00Z" w16du:dateUtc="2026-05-12T10:22:00Z">
              <w:rPr>
                <w:rFonts w:asciiTheme="minorHAnsi" w:hAnsiTheme="minorHAnsi"/>
                <w:i/>
                <w:iCs/>
                <w:sz w:val="22"/>
                <w:szCs w:val="22"/>
              </w:rPr>
            </w:rPrChange>
          </w:rPr>
          <w:t xml:space="preserve">Leeftijd: </w:t>
        </w:r>
      </w:ins>
    </w:p>
    <w:p w14:paraId="1DEC6757" w14:textId="2F871244" w:rsidR="00DB4654" w:rsidRPr="003F05FB" w:rsidRDefault="00DB4654" w:rsidP="003F05FB">
      <w:pPr>
        <w:pStyle w:val="Quotations"/>
        <w:ind w:left="0" w:right="0"/>
        <w:rPr>
          <w:ins w:id="154" w:author="Carla Renders" w:date="2026-05-12T11:56:00Z" w16du:dateUtc="2026-05-12T09:56:00Z"/>
          <w:rFonts w:asciiTheme="minorHAnsi" w:hAnsiTheme="minorHAnsi"/>
          <w:i/>
          <w:iCs/>
          <w:sz w:val="22"/>
          <w:szCs w:val="22"/>
          <w:rPrChange w:id="155" w:author="Carla Renders" w:date="2026-05-12T12:01:00Z" w16du:dateUtc="2026-05-12T10:01:00Z">
            <w:rPr>
              <w:ins w:id="156" w:author="Carla Renders" w:date="2026-05-12T11:56:00Z" w16du:dateUtc="2026-05-12T09:56:00Z"/>
              <w:rFonts w:asciiTheme="minorHAnsi" w:hAnsiTheme="minorHAnsi"/>
              <w:sz w:val="22"/>
              <w:szCs w:val="22"/>
            </w:rPr>
          </w:rPrChange>
        </w:rPr>
        <w:pPrChange w:id="157" w:author="Carla Renders" w:date="2026-05-12T12:01:00Z" w16du:dateUtc="2026-05-12T10:01:00Z">
          <w:pPr>
            <w:pStyle w:val="Quotations"/>
            <w:ind w:left="720" w:right="0"/>
          </w:pPr>
        </w:pPrChange>
      </w:pPr>
      <w:ins w:id="158" w:author="Carla Renders" w:date="2026-05-12T12:06:00Z" w16du:dateUtc="2026-05-12T10:06:00Z">
        <w:r w:rsidRPr="009E09AA">
          <w:rPr>
            <w:rFonts w:asciiTheme="minorHAnsi" w:hAnsiTheme="minorHAnsi"/>
            <w:b/>
            <w:bCs/>
            <w:i/>
            <w:iCs/>
            <w:sz w:val="22"/>
            <w:szCs w:val="22"/>
            <w:rPrChange w:id="159" w:author="Carla Renders" w:date="2026-05-12T12:22:00Z" w16du:dateUtc="2026-05-12T10:22:00Z">
              <w:rPr>
                <w:rFonts w:asciiTheme="minorHAnsi" w:hAnsiTheme="minorHAnsi"/>
                <w:i/>
                <w:iCs/>
                <w:sz w:val="22"/>
                <w:szCs w:val="22"/>
              </w:rPr>
            </w:rPrChange>
          </w:rPr>
          <w:t>Postcode</w:t>
        </w:r>
      </w:ins>
      <w:ins w:id="160" w:author="Carla Renders" w:date="2026-05-12T12:15:00Z" w16du:dateUtc="2026-05-12T10:15:00Z">
        <w:r w:rsidR="009E09AA">
          <w:rPr>
            <w:rFonts w:asciiTheme="minorHAnsi" w:hAnsiTheme="minorHAnsi"/>
            <w:i/>
            <w:iCs/>
            <w:sz w:val="22"/>
            <w:szCs w:val="22"/>
          </w:rPr>
          <w:t xml:space="preserve"> (i.v.m.) reisafstand tot activiteit (postcoderoos)</w:t>
        </w:r>
      </w:ins>
    </w:p>
    <w:p w14:paraId="1984A87D" w14:textId="77777777" w:rsidR="003F05FB" w:rsidRDefault="003F05FB" w:rsidP="003F05FB">
      <w:pPr>
        <w:pStyle w:val="Textbody"/>
        <w:rPr>
          <w:ins w:id="161" w:author="Carla Renders" w:date="2026-05-12T12:02:00Z" w16du:dateUtc="2026-05-12T10:02:00Z"/>
          <w:rFonts w:asciiTheme="minorHAnsi" w:hAnsiTheme="minorHAnsi"/>
          <w:b/>
          <w:bCs/>
          <w:i/>
          <w:iCs/>
          <w:sz w:val="22"/>
          <w:szCs w:val="22"/>
        </w:rPr>
      </w:pPr>
    </w:p>
    <w:p w14:paraId="4CED4670" w14:textId="59E3ACA9" w:rsidR="003F05FB" w:rsidRPr="003F05FB" w:rsidRDefault="003F05FB" w:rsidP="003F05FB">
      <w:pPr>
        <w:pStyle w:val="Textbody"/>
        <w:rPr>
          <w:ins w:id="162" w:author="Carla Renders" w:date="2026-05-12T11:59:00Z" w16du:dateUtc="2026-05-12T09:59:00Z"/>
          <w:rFonts w:asciiTheme="minorHAnsi" w:hAnsiTheme="minorHAnsi"/>
          <w:b/>
          <w:bCs/>
          <w:i/>
          <w:iCs/>
          <w:sz w:val="22"/>
          <w:szCs w:val="22"/>
          <w:rPrChange w:id="163" w:author="Carla Renders" w:date="2026-05-12T12:01:00Z" w16du:dateUtc="2026-05-12T10:01:00Z">
            <w:rPr>
              <w:ins w:id="164" w:author="Carla Renders" w:date="2026-05-12T11:59:00Z" w16du:dateUtc="2026-05-12T09:59:00Z"/>
            </w:rPr>
          </w:rPrChange>
        </w:rPr>
      </w:pPr>
      <w:ins w:id="165" w:author="Carla Renders" w:date="2026-05-12T11:59:00Z" w16du:dateUtc="2026-05-12T09:59:00Z">
        <w:r w:rsidRPr="003F05FB">
          <w:rPr>
            <w:rFonts w:asciiTheme="minorHAnsi" w:hAnsiTheme="minorHAnsi"/>
            <w:b/>
            <w:bCs/>
            <w:i/>
            <w:iCs/>
            <w:sz w:val="22"/>
            <w:szCs w:val="22"/>
            <w:rPrChange w:id="166" w:author="Carla Renders" w:date="2026-05-12T12:01:00Z" w16du:dateUtc="2026-05-12T10:01:00Z">
              <w:rPr/>
            </w:rPrChange>
          </w:rPr>
          <w:t xml:space="preserve">Kan ik </w:t>
        </w:r>
      </w:ins>
      <w:ins w:id="167" w:author="Carla Renders" w:date="2026-05-12T12:21:00Z" w16du:dateUtc="2026-05-12T10:21:00Z">
        <w:r w:rsidR="009E09AA">
          <w:rPr>
            <w:rFonts w:asciiTheme="minorHAnsi" w:hAnsiTheme="minorHAnsi"/>
            <w:b/>
            <w:bCs/>
            <w:i/>
            <w:iCs/>
            <w:sz w:val="22"/>
            <w:szCs w:val="22"/>
          </w:rPr>
          <w:t xml:space="preserve">in het aanbod </w:t>
        </w:r>
      </w:ins>
      <w:ins w:id="168" w:author="Carla Renders" w:date="2026-05-12T11:59:00Z" w16du:dateUtc="2026-05-12T09:59:00Z">
        <w:r w:rsidRPr="003F05FB">
          <w:rPr>
            <w:rFonts w:asciiTheme="minorHAnsi" w:hAnsiTheme="minorHAnsi"/>
            <w:b/>
            <w:bCs/>
            <w:i/>
            <w:iCs/>
            <w:sz w:val="22"/>
            <w:szCs w:val="22"/>
            <w:rPrChange w:id="169" w:author="Carla Renders" w:date="2026-05-12T12:01:00Z" w16du:dateUtc="2026-05-12T10:01:00Z">
              <w:rPr/>
            </w:rPrChange>
          </w:rPr>
          <w:t>rekening houden met jouw voorkeuren of belemmeringen?</w:t>
        </w:r>
      </w:ins>
    </w:p>
    <w:p w14:paraId="2D223459" w14:textId="610819A1" w:rsidR="003F05FB" w:rsidRDefault="003F05FB" w:rsidP="003F05FB">
      <w:pPr>
        <w:pStyle w:val="Textbody"/>
        <w:rPr>
          <w:ins w:id="170" w:author="Carla Renders" w:date="2026-05-12T12:02:00Z" w16du:dateUtc="2026-05-12T10:02:00Z"/>
          <w:rFonts w:asciiTheme="minorHAnsi" w:hAnsiTheme="minorHAnsi"/>
          <w:i/>
          <w:iCs/>
          <w:sz w:val="22"/>
          <w:szCs w:val="22"/>
        </w:rPr>
      </w:pPr>
      <w:ins w:id="171" w:author="Carla Renders" w:date="2026-05-12T11:59:00Z" w16du:dateUtc="2026-05-12T09:59:00Z">
        <w:r w:rsidRPr="003F05FB">
          <w:rPr>
            <w:rFonts w:ascii="Segoe UI Emoji" w:hAnsi="Segoe UI Emoji" w:cs="Segoe UI Emoji"/>
            <w:i/>
            <w:iCs/>
            <w:sz w:val="22"/>
            <w:szCs w:val="22"/>
            <w:rPrChange w:id="172"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73" w:author="Carla Renders" w:date="2026-05-12T12:01:00Z" w16du:dateUtc="2026-05-12T10:01:00Z">
              <w:rPr>
                <w:rFonts w:asciiTheme="minorHAnsi" w:hAnsiTheme="minorHAnsi"/>
                <w:sz w:val="22"/>
                <w:szCs w:val="22"/>
              </w:rPr>
            </w:rPrChange>
          </w:rPr>
          <w:t xml:space="preserve"> </w:t>
        </w:r>
      </w:ins>
      <w:ins w:id="174" w:author="Carla Renders" w:date="2026-05-12T12:00:00Z" w16du:dateUtc="2026-05-12T10:00:00Z">
        <w:r w:rsidRPr="003F05FB">
          <w:rPr>
            <w:rFonts w:asciiTheme="minorHAnsi" w:hAnsiTheme="minorHAnsi"/>
            <w:i/>
            <w:iCs/>
            <w:sz w:val="22"/>
            <w:szCs w:val="22"/>
            <w:rPrChange w:id="175" w:author="Carla Renders" w:date="2026-05-12T12:01:00Z" w16du:dateUtc="2026-05-12T10:01:00Z">
              <w:rPr>
                <w:rFonts w:asciiTheme="minorHAnsi" w:hAnsiTheme="minorHAnsi"/>
                <w:sz w:val="22"/>
                <w:szCs w:val="22"/>
              </w:rPr>
            </w:rPrChange>
          </w:rPr>
          <w:t>Voorkeuren</w:t>
        </w:r>
      </w:ins>
      <w:ins w:id="176" w:author="Carla Renders" w:date="2026-05-12T11:59:00Z" w16du:dateUtc="2026-05-12T09:59:00Z">
        <w:r w:rsidRPr="003F05FB">
          <w:rPr>
            <w:rFonts w:asciiTheme="minorHAnsi" w:hAnsiTheme="minorHAnsi"/>
            <w:i/>
            <w:iCs/>
            <w:sz w:val="22"/>
            <w:szCs w:val="22"/>
            <w:rPrChange w:id="177" w:author="Carla Renders" w:date="2026-05-12T12:01:00Z" w16du:dateUtc="2026-05-12T10:01:00Z">
              <w:rPr>
                <w:rFonts w:asciiTheme="minorHAnsi" w:hAnsiTheme="minorHAnsi"/>
                <w:sz w:val="22"/>
                <w:szCs w:val="22"/>
              </w:rPr>
            </w:rPrChange>
          </w:rPr>
          <w:t xml:space="preserve"> </w:t>
        </w:r>
        <w:r w:rsidRPr="003F05FB">
          <w:rPr>
            <w:rFonts w:ascii="Segoe UI Emoji" w:hAnsi="Segoe UI Emoji" w:cs="Segoe UI Emoji"/>
            <w:i/>
            <w:iCs/>
            <w:sz w:val="22"/>
            <w:szCs w:val="22"/>
            <w:rPrChange w:id="178"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79" w:author="Carla Renders" w:date="2026-05-12T12:01:00Z" w16du:dateUtc="2026-05-12T10:01:00Z">
              <w:rPr>
                <w:rFonts w:asciiTheme="minorHAnsi" w:hAnsiTheme="minorHAnsi"/>
                <w:sz w:val="22"/>
                <w:szCs w:val="22"/>
              </w:rPr>
            </w:rPrChange>
          </w:rPr>
          <w:t xml:space="preserve"> </w:t>
        </w:r>
      </w:ins>
      <w:ins w:id="180" w:author="Carla Renders" w:date="2026-05-12T12:00:00Z" w16du:dateUtc="2026-05-12T10:00:00Z">
        <w:r w:rsidRPr="003F05FB">
          <w:rPr>
            <w:rFonts w:asciiTheme="minorHAnsi" w:hAnsiTheme="minorHAnsi"/>
            <w:i/>
            <w:iCs/>
            <w:sz w:val="22"/>
            <w:szCs w:val="22"/>
            <w:rPrChange w:id="181" w:author="Carla Renders" w:date="2026-05-12T12:01:00Z" w16du:dateUtc="2026-05-12T10:01:00Z">
              <w:rPr>
                <w:rFonts w:asciiTheme="minorHAnsi" w:hAnsiTheme="minorHAnsi"/>
                <w:sz w:val="22"/>
                <w:szCs w:val="22"/>
              </w:rPr>
            </w:rPrChange>
          </w:rPr>
          <w:t xml:space="preserve">Belemmeringen </w:t>
        </w:r>
        <w:r w:rsidRPr="003F05FB">
          <w:rPr>
            <w:rFonts w:ascii="Segoe UI Emoji" w:hAnsi="Segoe UI Emoji" w:cs="Segoe UI Emoji"/>
            <w:i/>
            <w:iCs/>
            <w:sz w:val="22"/>
            <w:szCs w:val="22"/>
            <w:rPrChange w:id="182"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83" w:author="Carla Renders" w:date="2026-05-12T12:01:00Z" w16du:dateUtc="2026-05-12T10:01:00Z">
              <w:rPr>
                <w:rFonts w:asciiTheme="minorHAnsi" w:hAnsiTheme="minorHAnsi"/>
                <w:sz w:val="22"/>
                <w:szCs w:val="22"/>
              </w:rPr>
            </w:rPrChange>
          </w:rPr>
          <w:t xml:space="preserve"> </w:t>
        </w:r>
        <w:r w:rsidRPr="003F05FB">
          <w:rPr>
            <w:rFonts w:asciiTheme="minorHAnsi" w:hAnsiTheme="minorHAnsi"/>
            <w:i/>
            <w:iCs/>
            <w:sz w:val="22"/>
            <w:szCs w:val="22"/>
            <w:rPrChange w:id="184" w:author="Carla Renders" w:date="2026-05-12T12:01:00Z" w16du:dateUtc="2026-05-12T10:01:00Z">
              <w:rPr>
                <w:rFonts w:asciiTheme="minorHAnsi" w:hAnsiTheme="minorHAnsi"/>
                <w:sz w:val="22"/>
                <w:szCs w:val="22"/>
              </w:rPr>
            </w:rPrChange>
          </w:rPr>
          <w:t>Voorkeuren en belemmeringen</w:t>
        </w:r>
        <w:r w:rsidRPr="003F05FB">
          <w:rPr>
            <w:rFonts w:asciiTheme="minorHAnsi" w:hAnsiTheme="minorHAnsi"/>
            <w:i/>
            <w:iCs/>
            <w:sz w:val="22"/>
            <w:szCs w:val="22"/>
            <w:rPrChange w:id="185" w:author="Carla Renders" w:date="2026-05-12T12:01:00Z" w16du:dateUtc="2026-05-12T10:01:00Z">
              <w:rPr>
                <w:rFonts w:asciiTheme="minorHAnsi" w:hAnsiTheme="minorHAnsi"/>
                <w:sz w:val="22"/>
                <w:szCs w:val="22"/>
              </w:rPr>
            </w:rPrChange>
          </w:rPr>
          <w:t xml:space="preserve"> </w:t>
        </w:r>
        <w:r w:rsidRPr="003F05FB">
          <w:rPr>
            <w:rFonts w:ascii="Segoe UI Emoji" w:hAnsi="Segoe UI Emoji" w:cs="Segoe UI Emoji"/>
            <w:i/>
            <w:iCs/>
            <w:sz w:val="22"/>
            <w:szCs w:val="22"/>
            <w:rPrChange w:id="186" w:author="Carla Renders" w:date="2026-05-12T12:01:00Z" w16du:dateUtc="2026-05-12T10:01:00Z">
              <w:rPr>
                <w:rFonts w:ascii="Segoe UI Emoji" w:hAnsi="Segoe UI Emoji" w:cs="Segoe UI Emoji"/>
                <w:sz w:val="22"/>
                <w:szCs w:val="22"/>
              </w:rPr>
            </w:rPrChange>
          </w:rPr>
          <w:t>🔘</w:t>
        </w:r>
        <w:r w:rsidRPr="003F05FB">
          <w:rPr>
            <w:rFonts w:asciiTheme="minorHAnsi" w:hAnsiTheme="minorHAnsi"/>
            <w:i/>
            <w:iCs/>
            <w:sz w:val="22"/>
            <w:szCs w:val="22"/>
            <w:rPrChange w:id="187" w:author="Carla Renders" w:date="2026-05-12T12:01:00Z" w16du:dateUtc="2026-05-12T10:01:00Z">
              <w:rPr>
                <w:rFonts w:asciiTheme="minorHAnsi" w:hAnsiTheme="minorHAnsi"/>
                <w:sz w:val="22"/>
                <w:szCs w:val="22"/>
              </w:rPr>
            </w:rPrChange>
          </w:rPr>
          <w:t xml:space="preserve"> Nee</w:t>
        </w:r>
      </w:ins>
    </w:p>
    <w:p w14:paraId="5CCDE9BE" w14:textId="77777777" w:rsidR="009E09AA" w:rsidRDefault="00DB4654" w:rsidP="003F05FB">
      <w:pPr>
        <w:pStyle w:val="Textbody"/>
        <w:rPr>
          <w:ins w:id="188" w:author="Carla Renders" w:date="2026-05-12T12:13:00Z" w16du:dateUtc="2026-05-12T10:13:00Z"/>
          <w:rFonts w:asciiTheme="minorHAnsi" w:hAnsiTheme="minorHAnsi"/>
          <w:i/>
          <w:iCs/>
          <w:sz w:val="22"/>
          <w:szCs w:val="22"/>
        </w:rPr>
      </w:pPr>
      <w:ins w:id="189" w:author="Carla Renders" w:date="2026-05-12T12:02:00Z" w16du:dateUtc="2026-05-12T10:02:00Z">
        <w:r>
          <w:rPr>
            <w:rFonts w:asciiTheme="minorHAnsi" w:hAnsiTheme="minorHAnsi"/>
            <w:i/>
            <w:iCs/>
            <w:sz w:val="22"/>
            <w:szCs w:val="22"/>
          </w:rPr>
          <w:t>(mogelijkheid om door te vragen op voorkeuren en/of bel</w:t>
        </w:r>
      </w:ins>
      <w:ins w:id="190" w:author="Carla Renders" w:date="2026-05-12T12:03:00Z" w16du:dateUtc="2026-05-12T10:03:00Z">
        <w:r>
          <w:rPr>
            <w:rFonts w:asciiTheme="minorHAnsi" w:hAnsiTheme="minorHAnsi"/>
            <w:i/>
            <w:iCs/>
            <w:sz w:val="22"/>
            <w:szCs w:val="22"/>
          </w:rPr>
          <w:t>emmeringen om zoekresultaten specifieker te maken</w:t>
        </w:r>
      </w:ins>
      <w:ins w:id="191" w:author="Carla Renders" w:date="2026-05-12T12:05:00Z" w16du:dateUtc="2026-05-12T10:05:00Z">
        <w:r>
          <w:rPr>
            <w:rFonts w:asciiTheme="minorHAnsi" w:hAnsiTheme="minorHAnsi"/>
            <w:i/>
            <w:iCs/>
            <w:sz w:val="22"/>
            <w:szCs w:val="22"/>
          </w:rPr>
          <w:t xml:space="preserve">. </w:t>
        </w:r>
      </w:ins>
    </w:p>
    <w:p w14:paraId="02528564" w14:textId="2ADDDC8C" w:rsidR="009E09AA" w:rsidRDefault="00DB4654" w:rsidP="003F05FB">
      <w:pPr>
        <w:pStyle w:val="Textbody"/>
        <w:rPr>
          <w:ins w:id="192" w:author="Carla Renders" w:date="2026-05-12T12:13:00Z" w16du:dateUtc="2026-05-12T10:13:00Z"/>
          <w:rFonts w:asciiTheme="minorHAnsi" w:hAnsiTheme="minorHAnsi"/>
          <w:i/>
          <w:iCs/>
          <w:sz w:val="22"/>
          <w:szCs w:val="22"/>
        </w:rPr>
      </w:pPr>
      <w:ins w:id="193" w:author="Carla Renders" w:date="2026-05-12T12:05:00Z" w16du:dateUtc="2026-05-12T10:05:00Z">
        <w:r w:rsidRPr="009E09AA">
          <w:rPr>
            <w:rFonts w:asciiTheme="minorHAnsi" w:hAnsiTheme="minorHAnsi"/>
            <w:b/>
            <w:bCs/>
            <w:i/>
            <w:iCs/>
            <w:sz w:val="22"/>
            <w:szCs w:val="22"/>
            <w:rPrChange w:id="194" w:author="Carla Renders" w:date="2026-05-12T12:13:00Z" w16du:dateUtc="2026-05-12T10:13:00Z">
              <w:rPr>
                <w:rFonts w:asciiTheme="minorHAnsi" w:hAnsiTheme="minorHAnsi"/>
                <w:i/>
                <w:iCs/>
                <w:sz w:val="22"/>
                <w:szCs w:val="22"/>
              </w:rPr>
            </w:rPrChange>
          </w:rPr>
          <w:t>Voorkeuren</w:t>
        </w:r>
        <w:r>
          <w:rPr>
            <w:rFonts w:asciiTheme="minorHAnsi" w:hAnsiTheme="minorHAnsi"/>
            <w:i/>
            <w:iCs/>
            <w:sz w:val="22"/>
            <w:szCs w:val="22"/>
          </w:rPr>
          <w:t>: b.v. specifieke sport, creatieve actie</w:t>
        </w:r>
      </w:ins>
      <w:ins w:id="195" w:author="Carla Renders" w:date="2026-05-12T12:06:00Z" w16du:dateUtc="2026-05-12T10:06:00Z">
        <w:r>
          <w:rPr>
            <w:rFonts w:asciiTheme="minorHAnsi" w:hAnsiTheme="minorHAnsi"/>
            <w:i/>
            <w:iCs/>
            <w:sz w:val="22"/>
            <w:szCs w:val="22"/>
          </w:rPr>
          <w:t>ve, culturele activiteit</w:t>
        </w:r>
      </w:ins>
      <w:ins w:id="196" w:author="Carla Renders" w:date="2026-05-12T12:07:00Z" w16du:dateUtc="2026-05-12T10:07:00Z">
        <w:r>
          <w:rPr>
            <w:rFonts w:asciiTheme="minorHAnsi" w:hAnsiTheme="minorHAnsi"/>
            <w:i/>
            <w:iCs/>
            <w:sz w:val="22"/>
            <w:szCs w:val="22"/>
          </w:rPr>
          <w:t xml:space="preserve">; </w:t>
        </w:r>
      </w:ins>
      <w:ins w:id="197" w:author="Carla Renders" w:date="2026-05-12T12:06:00Z" w16du:dateUtc="2026-05-12T10:06:00Z">
        <w:r>
          <w:rPr>
            <w:rFonts w:asciiTheme="minorHAnsi" w:hAnsiTheme="minorHAnsi"/>
            <w:i/>
            <w:iCs/>
            <w:sz w:val="22"/>
            <w:szCs w:val="22"/>
          </w:rPr>
          <w:t xml:space="preserve">maximale reisafstand </w:t>
        </w:r>
      </w:ins>
      <w:ins w:id="198" w:author="Carla Renders" w:date="2026-05-12T12:07:00Z" w16du:dateUtc="2026-05-12T10:07:00Z">
        <w:r>
          <w:rPr>
            <w:rFonts w:asciiTheme="minorHAnsi" w:hAnsiTheme="minorHAnsi"/>
            <w:i/>
            <w:iCs/>
            <w:sz w:val="22"/>
            <w:szCs w:val="22"/>
          </w:rPr>
          <w:t xml:space="preserve">vanuit thuis; budget €; </w:t>
        </w:r>
      </w:ins>
      <w:ins w:id="199" w:author="Carla Renders" w:date="2026-05-12T12:08:00Z" w16du:dateUtc="2026-05-12T10:08:00Z">
        <w:r>
          <w:rPr>
            <w:rFonts w:asciiTheme="minorHAnsi" w:hAnsiTheme="minorHAnsi"/>
            <w:i/>
            <w:iCs/>
            <w:sz w:val="22"/>
            <w:szCs w:val="22"/>
          </w:rPr>
          <w:t xml:space="preserve">deelname met </w:t>
        </w:r>
      </w:ins>
      <w:ins w:id="200" w:author="Carla Renders" w:date="2026-05-12T12:07:00Z" w16du:dateUtc="2026-05-12T10:07:00Z">
        <w:r>
          <w:rPr>
            <w:rFonts w:asciiTheme="minorHAnsi" w:hAnsiTheme="minorHAnsi"/>
            <w:i/>
            <w:iCs/>
            <w:sz w:val="22"/>
            <w:szCs w:val="22"/>
          </w:rPr>
          <w:t xml:space="preserve">abonnement of per keer; </w:t>
        </w:r>
      </w:ins>
      <w:ins w:id="201" w:author="Carla Renders" w:date="2026-05-12T12:08:00Z" w16du:dateUtc="2026-05-12T10:08:00Z">
        <w:r>
          <w:rPr>
            <w:rFonts w:asciiTheme="minorHAnsi" w:hAnsiTheme="minorHAnsi"/>
            <w:i/>
            <w:iCs/>
            <w:sz w:val="22"/>
            <w:szCs w:val="22"/>
          </w:rPr>
          <w:t>(</w:t>
        </w:r>
      </w:ins>
      <w:ins w:id="202" w:author="Carla Renders" w:date="2026-05-12T12:10:00Z" w16du:dateUtc="2026-05-12T10:10:00Z">
        <w:r>
          <w:rPr>
            <w:rFonts w:asciiTheme="minorHAnsi" w:hAnsiTheme="minorHAnsi"/>
            <w:i/>
            <w:iCs/>
            <w:sz w:val="22"/>
            <w:szCs w:val="22"/>
          </w:rPr>
          <w:t>eerdere invoer</w:t>
        </w:r>
      </w:ins>
      <w:ins w:id="203" w:author="Carla Renders" w:date="2026-05-12T12:08:00Z" w16du:dateUtc="2026-05-12T10:08:00Z">
        <w:r>
          <w:rPr>
            <w:rFonts w:asciiTheme="minorHAnsi" w:hAnsiTheme="minorHAnsi"/>
            <w:i/>
            <w:iCs/>
            <w:sz w:val="22"/>
            <w:szCs w:val="22"/>
          </w:rPr>
          <w:t>) in groepsverband of individueel;</w:t>
        </w:r>
      </w:ins>
      <w:ins w:id="204" w:author="Carla Renders" w:date="2026-05-12T12:09:00Z" w16du:dateUtc="2026-05-12T10:09:00Z">
        <w:r>
          <w:rPr>
            <w:rFonts w:asciiTheme="minorHAnsi" w:hAnsiTheme="minorHAnsi"/>
            <w:i/>
            <w:iCs/>
            <w:sz w:val="22"/>
            <w:szCs w:val="22"/>
          </w:rPr>
          <w:t xml:space="preserve"> wel of niet (individuele) begeleiding)</w:t>
        </w:r>
      </w:ins>
      <w:ins w:id="205" w:author="Carla Renders" w:date="2026-05-12T12:24:00Z" w16du:dateUtc="2026-05-12T10:24:00Z">
        <w:r w:rsidR="00030516">
          <w:rPr>
            <w:rFonts w:asciiTheme="minorHAnsi" w:hAnsiTheme="minorHAnsi"/>
            <w:i/>
            <w:iCs/>
            <w:sz w:val="22"/>
            <w:szCs w:val="22"/>
          </w:rPr>
          <w:t>; aantal keren per week; tijdstip (overdag</w:t>
        </w:r>
      </w:ins>
      <w:ins w:id="206" w:author="Carla Renders" w:date="2026-05-12T12:25:00Z" w16du:dateUtc="2026-05-12T10:25:00Z">
        <w:r w:rsidR="00030516">
          <w:rPr>
            <w:rFonts w:asciiTheme="minorHAnsi" w:hAnsiTheme="minorHAnsi"/>
            <w:i/>
            <w:iCs/>
            <w:sz w:val="22"/>
            <w:szCs w:val="22"/>
          </w:rPr>
          <w:t>, ‘s avonds, werkdagen; weekend)</w:t>
        </w:r>
      </w:ins>
    </w:p>
    <w:p w14:paraId="297D1315" w14:textId="4E933C58" w:rsidR="00DB4654" w:rsidRDefault="00DB4654" w:rsidP="003F05FB">
      <w:pPr>
        <w:pStyle w:val="Textbody"/>
        <w:rPr>
          <w:ins w:id="207" w:author="Carla Renders" w:date="2026-05-12T12:03:00Z" w16du:dateUtc="2026-05-12T10:03:00Z"/>
          <w:rFonts w:asciiTheme="minorHAnsi" w:hAnsiTheme="minorHAnsi"/>
          <w:i/>
          <w:iCs/>
          <w:sz w:val="22"/>
          <w:szCs w:val="22"/>
        </w:rPr>
      </w:pPr>
      <w:ins w:id="208" w:author="Carla Renders" w:date="2026-05-12T12:10:00Z" w16du:dateUtc="2026-05-12T10:10:00Z">
        <w:r w:rsidRPr="009E09AA">
          <w:rPr>
            <w:rFonts w:asciiTheme="minorHAnsi" w:hAnsiTheme="minorHAnsi"/>
            <w:b/>
            <w:bCs/>
            <w:i/>
            <w:iCs/>
            <w:sz w:val="22"/>
            <w:szCs w:val="22"/>
            <w:rPrChange w:id="209" w:author="Carla Renders" w:date="2026-05-12T12:13:00Z" w16du:dateUtc="2026-05-12T10:13:00Z">
              <w:rPr>
                <w:rFonts w:asciiTheme="minorHAnsi" w:hAnsiTheme="minorHAnsi"/>
                <w:i/>
                <w:iCs/>
                <w:sz w:val="22"/>
                <w:szCs w:val="22"/>
              </w:rPr>
            </w:rPrChange>
          </w:rPr>
          <w:t>Beperkingen</w:t>
        </w:r>
        <w:r>
          <w:rPr>
            <w:rFonts w:asciiTheme="minorHAnsi" w:hAnsiTheme="minorHAnsi"/>
            <w:i/>
            <w:iCs/>
            <w:sz w:val="22"/>
            <w:szCs w:val="22"/>
          </w:rPr>
          <w:t xml:space="preserve">: (eerdere invoer) </w:t>
        </w:r>
      </w:ins>
      <w:ins w:id="210" w:author="Carla Renders" w:date="2026-05-12T12:11:00Z" w16du:dateUtc="2026-05-12T10:11:00Z">
        <w:r>
          <w:rPr>
            <w:rFonts w:asciiTheme="minorHAnsi" w:hAnsiTheme="minorHAnsi"/>
            <w:i/>
            <w:iCs/>
            <w:sz w:val="22"/>
            <w:szCs w:val="22"/>
          </w:rPr>
          <w:t>welke llichamelijke beperkingen: doelgroep</w:t>
        </w:r>
      </w:ins>
      <w:ins w:id="211" w:author="Carla Renders" w:date="2026-05-12T12:12:00Z" w16du:dateUtc="2026-05-12T10:12:00Z">
        <w:r>
          <w:rPr>
            <w:rFonts w:asciiTheme="minorHAnsi" w:hAnsiTheme="minorHAnsi"/>
            <w:i/>
            <w:iCs/>
            <w:sz w:val="22"/>
            <w:szCs w:val="22"/>
          </w:rPr>
          <w:t xml:space="preserve">specificaties </w:t>
        </w:r>
      </w:ins>
      <w:ins w:id="212" w:author="Carla Renders" w:date="2026-05-12T12:11:00Z" w16du:dateUtc="2026-05-12T10:11:00Z">
        <w:r>
          <w:rPr>
            <w:rFonts w:asciiTheme="minorHAnsi" w:hAnsiTheme="minorHAnsi"/>
            <w:i/>
            <w:iCs/>
            <w:sz w:val="22"/>
            <w:szCs w:val="22"/>
          </w:rPr>
          <w:t>vanuit aanbieders (b.v. leef</w:t>
        </w:r>
      </w:ins>
      <w:ins w:id="213" w:author="Carla Renders" w:date="2026-05-12T12:12:00Z" w16du:dateUtc="2026-05-12T10:12:00Z">
        <w:r>
          <w:rPr>
            <w:rFonts w:asciiTheme="minorHAnsi" w:hAnsiTheme="minorHAnsi"/>
            <w:i/>
            <w:iCs/>
            <w:sz w:val="22"/>
            <w:szCs w:val="22"/>
          </w:rPr>
          <w:t>tijd, gender, lichamelijke en/of mentale beperkingen</w:t>
        </w:r>
      </w:ins>
      <w:ins w:id="214" w:author="Carla Renders" w:date="2026-05-12T12:13:00Z" w16du:dateUtc="2026-05-12T10:13:00Z">
        <w:r>
          <w:rPr>
            <w:rFonts w:asciiTheme="minorHAnsi" w:hAnsiTheme="minorHAnsi"/>
            <w:i/>
            <w:iCs/>
            <w:sz w:val="22"/>
            <w:szCs w:val="22"/>
          </w:rPr>
          <w:t>)</w:t>
        </w:r>
      </w:ins>
      <w:ins w:id="215" w:author="Carla Renders" w:date="2026-05-12T12:16:00Z" w16du:dateUtc="2026-05-12T10:16:00Z">
        <w:r w:rsidR="009E09AA">
          <w:rPr>
            <w:rFonts w:asciiTheme="minorHAnsi" w:hAnsiTheme="minorHAnsi"/>
            <w:i/>
            <w:iCs/>
            <w:sz w:val="22"/>
            <w:szCs w:val="22"/>
          </w:rPr>
          <w:t xml:space="preserve">, medische beperkingen (algemeen: </w:t>
        </w:r>
      </w:ins>
      <w:ins w:id="216" w:author="Carla Renders" w:date="2026-05-12T12:17:00Z" w16du:dateUtc="2026-05-12T10:17:00Z">
        <w:r w:rsidR="009E09AA">
          <w:rPr>
            <w:rFonts w:asciiTheme="minorHAnsi" w:hAnsiTheme="minorHAnsi"/>
            <w:i/>
            <w:iCs/>
            <w:sz w:val="22"/>
            <w:szCs w:val="22"/>
          </w:rPr>
          <w:t>pas verder na te vragen in contact aanbieder en gebruiker)</w:t>
        </w:r>
      </w:ins>
      <w:ins w:id="217" w:author="Carla Renders" w:date="2026-05-12T12:18:00Z" w16du:dateUtc="2026-05-12T10:18:00Z">
        <w:r w:rsidR="009E09AA">
          <w:rPr>
            <w:rFonts w:asciiTheme="minorHAnsi" w:hAnsiTheme="minorHAnsi"/>
            <w:i/>
            <w:iCs/>
            <w:sz w:val="22"/>
            <w:szCs w:val="22"/>
          </w:rPr>
          <w:t>; medische noodzaak</w:t>
        </w:r>
      </w:ins>
      <w:ins w:id="218" w:author="Carla Renders" w:date="2026-05-12T12:19:00Z" w16du:dateUtc="2026-05-12T10:19:00Z">
        <w:r w:rsidR="009E09AA">
          <w:rPr>
            <w:rFonts w:asciiTheme="minorHAnsi" w:hAnsiTheme="minorHAnsi"/>
            <w:i/>
            <w:iCs/>
            <w:sz w:val="22"/>
            <w:szCs w:val="22"/>
          </w:rPr>
          <w:t xml:space="preserve">; reisafstand (i.v.m. mobiliteit); </w:t>
        </w:r>
      </w:ins>
      <w:ins w:id="219" w:author="Carla Renders" w:date="2026-05-12T12:20:00Z" w16du:dateUtc="2026-05-12T10:20:00Z">
        <w:r w:rsidR="009E09AA">
          <w:rPr>
            <w:rFonts w:asciiTheme="minorHAnsi" w:hAnsiTheme="minorHAnsi"/>
            <w:i/>
            <w:iCs/>
            <w:sz w:val="22"/>
            <w:szCs w:val="22"/>
          </w:rPr>
          <w:t>beperkt zelfstandig functioneren)</w:t>
        </w:r>
      </w:ins>
      <w:ins w:id="220" w:author="Carla Renders" w:date="2026-05-12T12:34:00Z" w16du:dateUtc="2026-05-12T10:34:00Z">
        <w:r w:rsidR="00E63AA0">
          <w:rPr>
            <w:rFonts w:asciiTheme="minorHAnsi" w:hAnsiTheme="minorHAnsi"/>
            <w:i/>
            <w:iCs/>
            <w:sz w:val="22"/>
            <w:szCs w:val="22"/>
          </w:rPr>
          <w:t>; motivatie</w:t>
        </w:r>
      </w:ins>
      <w:ins w:id="221" w:author="Carla Renders" w:date="2026-05-12T12:35:00Z" w16du:dateUtc="2026-05-12T10:35:00Z">
        <w:r w:rsidR="00E63AA0">
          <w:rPr>
            <w:rFonts w:asciiTheme="minorHAnsi" w:hAnsiTheme="minorHAnsi"/>
            <w:i/>
            <w:iCs/>
            <w:sz w:val="22"/>
            <w:szCs w:val="22"/>
          </w:rPr>
          <w:t xml:space="preserve"> en/of </w:t>
        </w:r>
      </w:ins>
      <w:ins w:id="222" w:author="Carla Renders" w:date="2026-05-12T12:34:00Z" w16du:dateUtc="2026-05-12T10:34:00Z">
        <w:r w:rsidR="00E63AA0">
          <w:rPr>
            <w:rFonts w:asciiTheme="minorHAnsi" w:hAnsiTheme="minorHAnsi"/>
            <w:i/>
            <w:iCs/>
            <w:sz w:val="22"/>
            <w:szCs w:val="22"/>
          </w:rPr>
          <w:t xml:space="preserve">volhouden </w:t>
        </w:r>
      </w:ins>
      <w:ins w:id="223" w:author="Carla Renders" w:date="2026-05-12T12:35:00Z" w16du:dateUtc="2026-05-12T10:35:00Z">
        <w:r w:rsidR="00E63AA0">
          <w:rPr>
            <w:rFonts w:asciiTheme="minorHAnsi" w:hAnsiTheme="minorHAnsi"/>
            <w:i/>
            <w:iCs/>
            <w:sz w:val="22"/>
            <w:szCs w:val="22"/>
          </w:rPr>
          <w:t>gezonde leefstijl.</w:t>
        </w:r>
      </w:ins>
    </w:p>
    <w:p w14:paraId="6B7A1C77" w14:textId="77777777" w:rsidR="00DB4654" w:rsidRDefault="00DB4654" w:rsidP="003F05FB">
      <w:pPr>
        <w:pStyle w:val="Textbody"/>
        <w:rPr>
          <w:ins w:id="224" w:author="Carla Renders" w:date="2026-05-12T12:21:00Z" w16du:dateUtc="2026-05-12T10:21:00Z"/>
        </w:rPr>
      </w:pPr>
    </w:p>
    <w:p w14:paraId="04A983B4" w14:textId="47968761" w:rsidR="009E09AA" w:rsidRPr="009E09AA" w:rsidRDefault="009E09AA" w:rsidP="003F05FB">
      <w:pPr>
        <w:pStyle w:val="Textbody"/>
        <w:rPr>
          <w:ins w:id="225" w:author="Carla Renders" w:date="2026-05-12T12:22:00Z" w16du:dateUtc="2026-05-12T10:22:00Z"/>
          <w:b/>
          <w:bCs/>
          <w:rPrChange w:id="226" w:author="Carla Renders" w:date="2026-05-12T12:22:00Z" w16du:dateUtc="2026-05-12T10:22:00Z">
            <w:rPr>
              <w:ins w:id="227" w:author="Carla Renders" w:date="2026-05-12T12:22:00Z" w16du:dateUtc="2026-05-12T10:22:00Z"/>
            </w:rPr>
          </w:rPrChange>
        </w:rPr>
      </w:pPr>
      <w:ins w:id="228" w:author="Carla Renders" w:date="2026-05-12T12:21:00Z" w16du:dateUtc="2026-05-12T10:21:00Z">
        <w:r w:rsidRPr="009E09AA">
          <w:rPr>
            <w:b/>
            <w:bCs/>
            <w:rPrChange w:id="229" w:author="Carla Renders" w:date="2026-05-12T12:22:00Z" w16du:dateUtc="2026-05-12T10:22:00Z">
              <w:rPr/>
            </w:rPrChange>
          </w:rPr>
          <w:lastRenderedPageBreak/>
          <w:t xml:space="preserve">Samenvatten invoer. </w:t>
        </w:r>
      </w:ins>
    </w:p>
    <w:p w14:paraId="67271AF2" w14:textId="77777777" w:rsidR="009E09AA" w:rsidRPr="00F00244" w:rsidRDefault="009E09AA" w:rsidP="009E09AA">
      <w:pPr>
        <w:pStyle w:val="Quotations"/>
        <w:ind w:left="720" w:right="0"/>
        <w:rPr>
          <w:ins w:id="230" w:author="Carla Renders" w:date="2026-05-12T12:22:00Z" w16du:dateUtc="2026-05-12T10:22:00Z"/>
          <w:rFonts w:asciiTheme="minorHAnsi" w:hAnsiTheme="minorHAnsi"/>
          <w:sz w:val="22"/>
          <w:szCs w:val="22"/>
        </w:rPr>
      </w:pPr>
      <w:ins w:id="231" w:author="Carla Renders" w:date="2026-05-12T12:22:00Z" w16du:dateUtc="2026-05-12T10:22:00Z">
        <w:r w:rsidRPr="00F00244">
          <w:rPr>
            <w:rFonts w:asciiTheme="minorHAnsi" w:hAnsiTheme="minorHAnsi"/>
            <w:sz w:val="22"/>
            <w:szCs w:val="22"/>
          </w:rPr>
          <w:t xml:space="preserve">Klopt dit? Of wil je iets aanpassen? </w:t>
        </w:r>
        <w:r w:rsidRPr="00F00244">
          <w:rPr>
            <w:rFonts w:ascii="Segoe UI Emoji" w:hAnsi="Segoe UI Emoji" w:cs="Segoe UI Emoji"/>
            <w:sz w:val="22"/>
            <w:szCs w:val="22"/>
          </w:rPr>
          <w:t>🔘</w:t>
        </w:r>
        <w:r w:rsidRPr="00F00244">
          <w:rPr>
            <w:rFonts w:asciiTheme="minorHAnsi" w:hAnsiTheme="minorHAnsi"/>
            <w:sz w:val="22"/>
            <w:szCs w:val="22"/>
          </w:rPr>
          <w:t xml:space="preserve"> Ja, dit klopt </w:t>
        </w:r>
        <w:r w:rsidRPr="00F00244">
          <w:rPr>
            <w:rFonts w:ascii="Segoe UI Emoji" w:hAnsi="Segoe UI Emoji" w:cs="Segoe UI Emoji"/>
            <w:sz w:val="22"/>
            <w:szCs w:val="22"/>
          </w:rPr>
          <w:t>🔘</w:t>
        </w:r>
        <w:r w:rsidRPr="00F00244">
          <w:rPr>
            <w:rFonts w:asciiTheme="minorHAnsi" w:hAnsiTheme="minorHAnsi"/>
            <w:sz w:val="22"/>
            <w:szCs w:val="22"/>
          </w:rPr>
          <w:t xml:space="preserve"> Nee, ik wil iets aanpassen</w:t>
        </w:r>
      </w:ins>
    </w:p>
    <w:p w14:paraId="10CEF9F1" w14:textId="77777777" w:rsidR="009E09AA" w:rsidRPr="003F05FB" w:rsidRDefault="009E09AA" w:rsidP="003F05FB">
      <w:pPr>
        <w:pStyle w:val="Textbody"/>
        <w:rPr>
          <w:ins w:id="232" w:author="Carla Renders" w:date="2026-05-12T11:47:00Z" w16du:dateUtc="2026-05-12T09:47:00Z"/>
          <w:rPrChange w:id="233" w:author="Carla Renders" w:date="2026-05-12T11:52:00Z" w16du:dateUtc="2026-05-12T09:52:00Z">
            <w:rPr>
              <w:ins w:id="234" w:author="Carla Renders" w:date="2026-05-12T11:47:00Z" w16du:dateUtc="2026-05-12T09:47:00Z"/>
              <w:rFonts w:asciiTheme="minorHAnsi" w:hAnsiTheme="minorHAnsi"/>
              <w:sz w:val="22"/>
              <w:szCs w:val="22"/>
            </w:rPr>
          </w:rPrChange>
        </w:rPr>
        <w:pPrChange w:id="235" w:author="Carla Renders" w:date="2026-05-12T11:52:00Z" w16du:dateUtc="2026-05-12T09:52:00Z">
          <w:pPr>
            <w:pStyle w:val="Kop2"/>
          </w:pPr>
        </w:pPrChange>
      </w:pPr>
    </w:p>
    <w:p w14:paraId="5403DFA4" w14:textId="03BC8A56" w:rsidR="000F54B7" w:rsidRPr="00F00244" w:rsidRDefault="00000000">
      <w:pPr>
        <w:pStyle w:val="Kop2"/>
        <w:rPr>
          <w:rFonts w:asciiTheme="minorHAnsi" w:hAnsiTheme="minorHAnsi"/>
          <w:sz w:val="22"/>
          <w:szCs w:val="22"/>
        </w:rPr>
      </w:pPr>
      <w:commentRangeStart w:id="236"/>
      <w:r w:rsidRPr="00F00244">
        <w:rPr>
          <w:rFonts w:asciiTheme="minorHAnsi" w:hAnsiTheme="minorHAnsi"/>
          <w:sz w:val="22"/>
          <w:szCs w:val="22"/>
        </w:rPr>
        <w:t>10. Accountcreatie</w:t>
      </w:r>
      <w:bookmarkEnd w:id="94"/>
      <w:commentRangeEnd w:id="236"/>
      <w:r w:rsidR="00577CB0" w:rsidRPr="00F00244">
        <w:rPr>
          <w:rStyle w:val="Verwijzingopmerking"/>
          <w:rFonts w:asciiTheme="minorHAnsi" w:hAnsiTheme="minorHAnsi"/>
          <w:sz w:val="22"/>
          <w:szCs w:val="22"/>
        </w:rPr>
        <w:commentReference w:id="236"/>
      </w:r>
    </w:p>
    <w:p w14:paraId="33A77058"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w:t>
      </w:r>
      <w:commentRangeStart w:id="237"/>
      <w:r w:rsidRPr="00F00244">
        <w:rPr>
          <w:rFonts w:asciiTheme="minorHAnsi" w:hAnsiTheme="minorHAnsi"/>
          <w:sz w:val="22"/>
          <w:szCs w:val="22"/>
        </w:rPr>
        <w:t>Wil je je resultaten bewaren? Dan kun je een account aanmaken. Je kunt ook gewoon doorgaan zonder account.</w:t>
      </w:r>
      <w:commentRangeEnd w:id="237"/>
      <w:r w:rsidR="00577CB0" w:rsidRPr="00F00244">
        <w:rPr>
          <w:rStyle w:val="Verwijzingopmerking"/>
          <w:rFonts w:asciiTheme="minorHAnsi" w:hAnsiTheme="minorHAnsi"/>
          <w:sz w:val="22"/>
          <w:szCs w:val="22"/>
        </w:rPr>
        <w:commentReference w:id="237"/>
      </w:r>
    </w:p>
    <w:p w14:paraId="398DAAAC" w14:textId="77777777" w:rsidR="000F54B7" w:rsidRPr="00F00244" w:rsidRDefault="00000000">
      <w:pPr>
        <w:pStyle w:val="Quotations"/>
        <w:ind w:left="720" w:right="0"/>
        <w:rPr>
          <w:rFonts w:asciiTheme="minorHAnsi" w:hAnsiTheme="minorHAnsi"/>
          <w:sz w:val="22"/>
          <w:szCs w:val="22"/>
        </w:rPr>
      </w:pPr>
      <w:r w:rsidRPr="00F00244">
        <w:rPr>
          <w:rFonts w:ascii="Segoe UI Emoji" w:hAnsi="Segoe UI Emoji" w:cs="Segoe UI Emoji"/>
          <w:sz w:val="22"/>
          <w:szCs w:val="22"/>
        </w:rPr>
        <w:t>🔘</w:t>
      </w:r>
      <w:r w:rsidRPr="00F00244">
        <w:rPr>
          <w:rFonts w:asciiTheme="minorHAnsi" w:hAnsiTheme="minorHAnsi"/>
          <w:sz w:val="22"/>
          <w:szCs w:val="22"/>
        </w:rPr>
        <w:t xml:space="preserve"> Ja, ik maak een account aan </w:t>
      </w:r>
      <w:r w:rsidRPr="00F00244">
        <w:rPr>
          <w:rFonts w:ascii="Segoe UI Emoji" w:hAnsi="Segoe UI Emoji" w:cs="Segoe UI Emoji"/>
          <w:sz w:val="22"/>
          <w:szCs w:val="22"/>
        </w:rPr>
        <w:t>🔘</w:t>
      </w:r>
      <w:r w:rsidRPr="00F00244">
        <w:rPr>
          <w:rFonts w:asciiTheme="minorHAnsi" w:hAnsiTheme="minorHAnsi"/>
          <w:sz w:val="22"/>
          <w:szCs w:val="22"/>
        </w:rPr>
        <w:t xml:space="preserve"> Nee, ik ga verder zonder account</w:t>
      </w:r>
    </w:p>
    <w:p w14:paraId="0AD96600" w14:textId="77777777" w:rsidR="000F54B7" w:rsidRPr="00F00244" w:rsidRDefault="00000000">
      <w:pPr>
        <w:pStyle w:val="Firstparagraph"/>
        <w:rPr>
          <w:rFonts w:asciiTheme="minorHAnsi" w:hAnsiTheme="minorHAnsi"/>
          <w:sz w:val="22"/>
          <w:szCs w:val="22"/>
        </w:rPr>
      </w:pP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nee</w:t>
      </w:r>
      <w:r w:rsidRPr="00F00244">
        <w:rPr>
          <w:rFonts w:asciiTheme="minorHAnsi" w:hAnsiTheme="minorHAnsi"/>
          <w:sz w:val="22"/>
          <w:szCs w:val="22"/>
        </w:rPr>
        <w:t>”</w:t>
      </w:r>
      <w:r w:rsidRPr="00F00244">
        <w:rPr>
          <w:rFonts w:asciiTheme="minorHAnsi" w:hAnsiTheme="minorHAnsi"/>
          <w:i/>
          <w:iCs/>
          <w:sz w:val="22"/>
          <w:szCs w:val="22"/>
        </w:rPr>
        <w:t>: sla stap over en ga direct naar de drie suggesties.</w:t>
      </w:r>
    </w:p>
    <w:p w14:paraId="512AB57D" w14:textId="77777777" w:rsidR="000F54B7" w:rsidRPr="00F00244" w:rsidRDefault="00000000">
      <w:pPr>
        <w:pStyle w:val="Textbody"/>
        <w:rPr>
          <w:rFonts w:asciiTheme="minorHAnsi" w:hAnsiTheme="minorHAnsi"/>
          <w:sz w:val="22"/>
          <w:szCs w:val="22"/>
        </w:rPr>
      </w:pPr>
      <w:r w:rsidRPr="00F00244">
        <w:rPr>
          <w:rFonts w:asciiTheme="minorHAnsi" w:hAnsiTheme="minorHAnsi"/>
          <w:i/>
          <w:iCs/>
          <w:sz w:val="22"/>
          <w:szCs w:val="22"/>
        </w:rPr>
        <w:t xml:space="preserve">→ Bij </w:t>
      </w:r>
      <w:r w:rsidRPr="00F00244">
        <w:rPr>
          <w:rFonts w:asciiTheme="minorHAnsi" w:hAnsiTheme="minorHAnsi"/>
          <w:sz w:val="22"/>
          <w:szCs w:val="22"/>
        </w:rPr>
        <w:t>“</w:t>
      </w:r>
      <w:r w:rsidRPr="00F00244">
        <w:rPr>
          <w:rFonts w:asciiTheme="minorHAnsi" w:hAnsiTheme="minorHAnsi"/>
          <w:i/>
          <w:iCs/>
          <w:sz w:val="22"/>
          <w:szCs w:val="22"/>
        </w:rPr>
        <w:t>ja</w:t>
      </w:r>
      <w:r w:rsidRPr="00F00244">
        <w:rPr>
          <w:rFonts w:asciiTheme="minorHAnsi" w:hAnsiTheme="minorHAnsi"/>
          <w:sz w:val="22"/>
          <w:szCs w:val="22"/>
        </w:rPr>
        <w:t>”</w:t>
      </w:r>
      <w:r w:rsidRPr="00F00244">
        <w:rPr>
          <w:rFonts w:asciiTheme="minorHAnsi" w:hAnsiTheme="minorHAnsi"/>
          <w:i/>
          <w:iCs/>
          <w:sz w:val="22"/>
          <w:szCs w:val="22"/>
        </w:rPr>
        <w:t>:</w:t>
      </w:r>
    </w:p>
    <w:p w14:paraId="6E814BAF" w14:textId="77777777" w:rsidR="000F54B7" w:rsidRPr="00F00244" w:rsidRDefault="00000000">
      <w:pPr>
        <w:pStyle w:val="Kop3"/>
        <w:rPr>
          <w:rFonts w:asciiTheme="minorHAnsi" w:hAnsiTheme="minorHAnsi"/>
          <w:sz w:val="22"/>
          <w:szCs w:val="22"/>
        </w:rPr>
      </w:pPr>
      <w:bookmarkStart w:id="238" w:name="b.-accountcreatie"/>
      <w:r w:rsidRPr="00F00244">
        <w:rPr>
          <w:rFonts w:asciiTheme="minorHAnsi" w:hAnsiTheme="minorHAnsi"/>
          <w:sz w:val="22"/>
          <w:szCs w:val="22"/>
        </w:rPr>
        <w:t>10b. Accountcreatie</w:t>
      </w:r>
      <w:bookmarkEnd w:id="238"/>
    </w:p>
    <w:p w14:paraId="71415927"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Vul je gegevens in:</w:t>
      </w:r>
    </w:p>
    <w:p w14:paraId="7306329D" w14:textId="77777777" w:rsidR="000F54B7" w:rsidRPr="00F00244" w:rsidRDefault="00000000">
      <w:pPr>
        <w:pStyle w:val="Textbody"/>
        <w:numPr>
          <w:ilvl w:val="0"/>
          <w:numId w:val="12"/>
        </w:numPr>
        <w:spacing w:before="0" w:after="0"/>
        <w:ind w:firstLine="0"/>
        <w:rPr>
          <w:rFonts w:asciiTheme="minorHAnsi" w:hAnsiTheme="minorHAnsi"/>
          <w:sz w:val="22"/>
          <w:szCs w:val="22"/>
        </w:rPr>
      </w:pPr>
      <w:r w:rsidRPr="00F00244">
        <w:rPr>
          <w:rFonts w:asciiTheme="minorHAnsi" w:hAnsiTheme="minorHAnsi"/>
          <w:sz w:val="22"/>
          <w:szCs w:val="22"/>
        </w:rPr>
        <w:t>Naam: ________________</w:t>
      </w:r>
    </w:p>
    <w:p w14:paraId="4FD09E34" w14:textId="77777777" w:rsidR="000F54B7" w:rsidRPr="00F00244" w:rsidRDefault="00000000">
      <w:pPr>
        <w:pStyle w:val="Textbody"/>
        <w:numPr>
          <w:ilvl w:val="0"/>
          <w:numId w:val="12"/>
        </w:numPr>
        <w:spacing w:before="0" w:after="0"/>
        <w:ind w:firstLine="0"/>
        <w:rPr>
          <w:rFonts w:asciiTheme="minorHAnsi" w:hAnsiTheme="minorHAnsi"/>
          <w:sz w:val="22"/>
          <w:szCs w:val="22"/>
        </w:rPr>
      </w:pPr>
      <w:r w:rsidRPr="00F00244">
        <w:rPr>
          <w:rFonts w:asciiTheme="minorHAnsi" w:hAnsiTheme="minorHAnsi"/>
          <w:sz w:val="22"/>
          <w:szCs w:val="22"/>
        </w:rPr>
        <w:t>Leeftijd: ________________</w:t>
      </w:r>
    </w:p>
    <w:p w14:paraId="115223C2" w14:textId="77777777" w:rsidR="000F54B7" w:rsidRPr="00F00244" w:rsidRDefault="00000000">
      <w:pPr>
        <w:pStyle w:val="Textbody"/>
        <w:numPr>
          <w:ilvl w:val="0"/>
          <w:numId w:val="12"/>
        </w:numPr>
        <w:spacing w:before="0" w:after="0"/>
        <w:ind w:firstLine="0"/>
        <w:rPr>
          <w:rFonts w:asciiTheme="minorHAnsi" w:hAnsiTheme="minorHAnsi"/>
          <w:sz w:val="22"/>
          <w:szCs w:val="22"/>
        </w:rPr>
      </w:pPr>
      <w:r w:rsidRPr="00F00244">
        <w:rPr>
          <w:rFonts w:asciiTheme="minorHAnsi" w:hAnsiTheme="minorHAnsi"/>
          <w:sz w:val="22"/>
          <w:szCs w:val="22"/>
        </w:rPr>
        <w:t xml:space="preserve">Geslacht: </w:t>
      </w:r>
      <w:r w:rsidRPr="00F00244">
        <w:rPr>
          <w:rFonts w:ascii="Segoe UI Emoji" w:hAnsi="Segoe UI Emoji" w:cs="Segoe UI Emoji"/>
          <w:sz w:val="22"/>
          <w:szCs w:val="22"/>
        </w:rPr>
        <w:t>🔘</w:t>
      </w:r>
      <w:r w:rsidRPr="00F00244">
        <w:rPr>
          <w:rFonts w:asciiTheme="minorHAnsi" w:hAnsiTheme="minorHAnsi"/>
          <w:sz w:val="22"/>
          <w:szCs w:val="22"/>
        </w:rPr>
        <w:t xml:space="preserve"> Man </w:t>
      </w:r>
      <w:r w:rsidRPr="00F00244">
        <w:rPr>
          <w:rFonts w:ascii="Segoe UI Emoji" w:hAnsi="Segoe UI Emoji" w:cs="Segoe UI Emoji"/>
          <w:sz w:val="22"/>
          <w:szCs w:val="22"/>
        </w:rPr>
        <w:t>🔘</w:t>
      </w:r>
      <w:r w:rsidRPr="00F00244">
        <w:rPr>
          <w:rFonts w:asciiTheme="minorHAnsi" w:hAnsiTheme="minorHAnsi"/>
          <w:sz w:val="22"/>
          <w:szCs w:val="22"/>
        </w:rPr>
        <w:t xml:space="preserve"> Vrouw </w:t>
      </w:r>
      <w:r w:rsidRPr="00F00244">
        <w:rPr>
          <w:rFonts w:ascii="Segoe UI Emoji" w:hAnsi="Segoe UI Emoji" w:cs="Segoe UI Emoji"/>
          <w:sz w:val="22"/>
          <w:szCs w:val="22"/>
        </w:rPr>
        <w:t>🔘</w:t>
      </w:r>
      <w:r w:rsidRPr="00F00244">
        <w:rPr>
          <w:rFonts w:asciiTheme="minorHAnsi" w:hAnsiTheme="minorHAnsi"/>
          <w:sz w:val="22"/>
          <w:szCs w:val="22"/>
        </w:rPr>
        <w:t xml:space="preserve"> Anders </w:t>
      </w:r>
      <w:r w:rsidRPr="00F00244">
        <w:rPr>
          <w:rFonts w:ascii="Segoe UI Emoji" w:hAnsi="Segoe UI Emoji" w:cs="Segoe UI Emoji"/>
          <w:sz w:val="22"/>
          <w:szCs w:val="22"/>
        </w:rPr>
        <w:t>🔘</w:t>
      </w:r>
      <w:r w:rsidRPr="00F00244">
        <w:rPr>
          <w:rFonts w:asciiTheme="minorHAnsi" w:hAnsiTheme="minorHAnsi"/>
          <w:sz w:val="22"/>
          <w:szCs w:val="22"/>
        </w:rPr>
        <w:t xml:space="preserve"> Zeg ik liever niet</w:t>
      </w:r>
    </w:p>
    <w:p w14:paraId="17328E6A" w14:textId="77777777" w:rsidR="000F54B7" w:rsidRPr="00F00244" w:rsidRDefault="00000000">
      <w:pPr>
        <w:pStyle w:val="Textbody"/>
        <w:numPr>
          <w:ilvl w:val="0"/>
          <w:numId w:val="12"/>
        </w:numPr>
        <w:spacing w:before="0" w:after="0"/>
        <w:ind w:firstLine="0"/>
        <w:rPr>
          <w:rFonts w:asciiTheme="minorHAnsi" w:hAnsiTheme="minorHAnsi"/>
          <w:sz w:val="22"/>
          <w:szCs w:val="22"/>
        </w:rPr>
      </w:pPr>
      <w:r w:rsidRPr="00F00244">
        <w:rPr>
          <w:rFonts w:asciiTheme="minorHAnsi" w:hAnsiTheme="minorHAnsi"/>
          <w:sz w:val="22"/>
          <w:szCs w:val="22"/>
        </w:rPr>
        <w:t>E-mailadres: ________________</w:t>
      </w:r>
    </w:p>
    <w:p w14:paraId="098E302F" w14:textId="7835EC28" w:rsidR="000F54B7" w:rsidRPr="00F00244" w:rsidRDefault="00000000">
      <w:pPr>
        <w:pStyle w:val="Textbody"/>
        <w:numPr>
          <w:ilvl w:val="0"/>
          <w:numId w:val="12"/>
        </w:numPr>
        <w:spacing w:before="0" w:after="0"/>
        <w:ind w:firstLine="0"/>
        <w:rPr>
          <w:rFonts w:asciiTheme="minorHAnsi" w:hAnsiTheme="minorHAnsi"/>
          <w:sz w:val="22"/>
          <w:szCs w:val="22"/>
        </w:rPr>
      </w:pPr>
      <w:del w:id="239" w:author="Carla Renders" w:date="2026-05-12T12:25:00Z" w16du:dateUtc="2026-05-12T10:25:00Z">
        <w:r w:rsidRPr="00F00244" w:rsidDel="00030516">
          <w:rPr>
            <w:rFonts w:asciiTheme="minorHAnsi" w:hAnsiTheme="minorHAnsi"/>
            <w:sz w:val="22"/>
            <w:szCs w:val="22"/>
          </w:rPr>
          <w:delText>Adres</w:delText>
        </w:r>
      </w:del>
      <w:ins w:id="240" w:author="Carla Renders" w:date="2026-05-12T12:25:00Z" w16du:dateUtc="2026-05-12T10:25:00Z">
        <w:r w:rsidR="00030516">
          <w:rPr>
            <w:rFonts w:asciiTheme="minorHAnsi" w:hAnsiTheme="minorHAnsi"/>
            <w:sz w:val="22"/>
            <w:szCs w:val="22"/>
          </w:rPr>
          <w:t xml:space="preserve">Postcode </w:t>
        </w:r>
      </w:ins>
      <w:r w:rsidRPr="00F00244">
        <w:rPr>
          <w:rFonts w:asciiTheme="minorHAnsi" w:hAnsiTheme="minorHAnsi"/>
          <w:sz w:val="22"/>
          <w:szCs w:val="22"/>
        </w:rPr>
        <w:t>: ________________</w:t>
      </w:r>
    </w:p>
    <w:p w14:paraId="2EDB2CFA"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Je gegevens worden veilig opgeslagen en alleen gebruikt om je resultaten te bewaren en een evaluatie in te plannen.</w:t>
      </w:r>
    </w:p>
    <w:p w14:paraId="29594B9D"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Je account is aangemaakt. We gaan nu verder met je activiteiten zoeken!</w:t>
      </w:r>
    </w:p>
    <w:p w14:paraId="61B682E0" w14:textId="77777777" w:rsidR="000F54B7" w:rsidRPr="00F00244" w:rsidRDefault="00000000">
      <w:pPr>
        <w:pStyle w:val="Kop2"/>
        <w:rPr>
          <w:rFonts w:asciiTheme="minorHAnsi" w:hAnsiTheme="minorHAnsi"/>
          <w:sz w:val="22"/>
          <w:szCs w:val="22"/>
        </w:rPr>
      </w:pPr>
      <w:bookmarkStart w:id="241" w:name="drie-suggesties-weergeven"/>
      <w:r w:rsidRPr="00F00244">
        <w:rPr>
          <w:rFonts w:asciiTheme="minorHAnsi" w:hAnsiTheme="minorHAnsi"/>
          <w:sz w:val="22"/>
          <w:szCs w:val="22"/>
        </w:rPr>
        <w:t>11. Drie suggesties weergeven</w:t>
      </w:r>
      <w:bookmarkEnd w:id="241"/>
    </w:p>
    <w:p w14:paraId="31C7B819"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Op basis van jouw antwoorden heb ik drie activiteiten gevonden die bij jou passen:</w:t>
      </w:r>
    </w:p>
    <w:p w14:paraId="55EE6010"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1. [Naam activiteit]</w:t>
      </w:r>
      <w:r w:rsidRPr="00F00244">
        <w:rPr>
          <w:rFonts w:asciiTheme="minorHAnsi" w:hAnsiTheme="minorHAnsi"/>
          <w:sz w:val="22"/>
          <w:szCs w:val="22"/>
        </w:rPr>
        <w:t xml:space="preserve"> </w:t>
      </w:r>
      <w:r w:rsidRPr="00F00244">
        <w:rPr>
          <w:rFonts w:ascii="Segoe UI Emoji" w:hAnsi="Segoe UI Emoji" w:cs="Segoe UI Emoji"/>
          <w:sz w:val="22"/>
          <w:szCs w:val="22"/>
        </w:rPr>
        <w:t>📍</w:t>
      </w:r>
      <w:r w:rsidRPr="00F00244">
        <w:rPr>
          <w:rFonts w:asciiTheme="minorHAnsi" w:hAnsiTheme="minorHAnsi"/>
          <w:sz w:val="22"/>
          <w:szCs w:val="22"/>
        </w:rPr>
        <w:t xml:space="preserve"> [Locatie, Boxtel] | </w:t>
      </w:r>
      <w:r w:rsidRPr="00F00244">
        <w:rPr>
          <w:rFonts w:ascii="Segoe UI Emoji" w:hAnsi="Segoe UI Emoji" w:cs="Segoe UI Emoji"/>
          <w:sz w:val="22"/>
          <w:szCs w:val="22"/>
        </w:rPr>
        <w:t>🕐</w:t>
      </w:r>
      <w:r w:rsidRPr="00F00244">
        <w:rPr>
          <w:rFonts w:asciiTheme="minorHAnsi" w:hAnsiTheme="minorHAnsi"/>
          <w:sz w:val="22"/>
          <w:szCs w:val="22"/>
        </w:rPr>
        <w:t xml:space="preserve"> [Tijdstip] | </w:t>
      </w:r>
      <w:r w:rsidRPr="00F00244">
        <w:rPr>
          <w:rFonts w:ascii="Segoe UI Emoji" w:hAnsi="Segoe UI Emoji" w:cs="Segoe UI Emoji"/>
          <w:sz w:val="22"/>
          <w:szCs w:val="22"/>
        </w:rPr>
        <w:t>💶</w:t>
      </w:r>
      <w:r w:rsidRPr="00F00244">
        <w:rPr>
          <w:rFonts w:asciiTheme="minorHAnsi" w:hAnsiTheme="minorHAnsi"/>
          <w:sz w:val="22"/>
          <w:szCs w:val="22"/>
        </w:rPr>
        <w:t xml:space="preserve"> [Kosten] </w:t>
      </w:r>
      <w:commentRangeStart w:id="242"/>
      <w:r w:rsidRPr="00F00244">
        <w:rPr>
          <w:rFonts w:asciiTheme="minorHAnsi" w:hAnsiTheme="minorHAnsi"/>
          <w:sz w:val="22"/>
          <w:szCs w:val="22"/>
        </w:rPr>
        <w:t>[Korte omschrijving in 1-2 zinnen]</w:t>
      </w:r>
      <w:commentRangeEnd w:id="242"/>
      <w:r w:rsidR="00030516" w:rsidRPr="00F00244">
        <w:rPr>
          <w:rStyle w:val="Verwijzingopmerking"/>
          <w:rFonts w:asciiTheme="minorHAnsi" w:hAnsiTheme="minorHAnsi"/>
          <w:sz w:val="22"/>
          <w:szCs w:val="22"/>
        </w:rPr>
        <w:commentReference w:id="242"/>
      </w:r>
    </w:p>
    <w:p w14:paraId="34E81C81"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2. [Naam activiteit]</w:t>
      </w:r>
      <w:r w:rsidRPr="00F00244">
        <w:rPr>
          <w:rFonts w:asciiTheme="minorHAnsi" w:hAnsiTheme="minorHAnsi"/>
          <w:sz w:val="22"/>
          <w:szCs w:val="22"/>
        </w:rPr>
        <w:t xml:space="preserve"> </w:t>
      </w:r>
      <w:r w:rsidRPr="00F00244">
        <w:rPr>
          <w:rFonts w:ascii="Segoe UI Emoji" w:hAnsi="Segoe UI Emoji" w:cs="Segoe UI Emoji"/>
          <w:sz w:val="22"/>
          <w:szCs w:val="22"/>
        </w:rPr>
        <w:t>📍</w:t>
      </w:r>
      <w:r w:rsidRPr="00F00244">
        <w:rPr>
          <w:rFonts w:asciiTheme="minorHAnsi" w:hAnsiTheme="minorHAnsi"/>
          <w:sz w:val="22"/>
          <w:szCs w:val="22"/>
        </w:rPr>
        <w:t xml:space="preserve"> [Locatie] | </w:t>
      </w:r>
      <w:r w:rsidRPr="00F00244">
        <w:rPr>
          <w:rFonts w:ascii="Segoe UI Emoji" w:hAnsi="Segoe UI Emoji" w:cs="Segoe UI Emoji"/>
          <w:sz w:val="22"/>
          <w:szCs w:val="22"/>
        </w:rPr>
        <w:t>🕐</w:t>
      </w:r>
      <w:r w:rsidRPr="00F00244">
        <w:rPr>
          <w:rFonts w:asciiTheme="minorHAnsi" w:hAnsiTheme="minorHAnsi"/>
          <w:sz w:val="22"/>
          <w:szCs w:val="22"/>
        </w:rPr>
        <w:t xml:space="preserve"> [Tijdstip] | </w:t>
      </w:r>
      <w:r w:rsidRPr="00F00244">
        <w:rPr>
          <w:rFonts w:ascii="Segoe UI Emoji" w:hAnsi="Segoe UI Emoji" w:cs="Segoe UI Emoji"/>
          <w:sz w:val="22"/>
          <w:szCs w:val="22"/>
        </w:rPr>
        <w:t>💶</w:t>
      </w:r>
      <w:r w:rsidRPr="00F00244">
        <w:rPr>
          <w:rFonts w:asciiTheme="minorHAnsi" w:hAnsiTheme="minorHAnsi"/>
          <w:sz w:val="22"/>
          <w:szCs w:val="22"/>
        </w:rPr>
        <w:t xml:space="preserve"> [Kosten] [Korte omschrijving]</w:t>
      </w:r>
    </w:p>
    <w:p w14:paraId="479A60C5"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3. [Naam activiteit]</w:t>
      </w:r>
      <w:r w:rsidRPr="00F00244">
        <w:rPr>
          <w:rFonts w:asciiTheme="minorHAnsi" w:hAnsiTheme="minorHAnsi"/>
          <w:sz w:val="22"/>
          <w:szCs w:val="22"/>
        </w:rPr>
        <w:t xml:space="preserve"> </w:t>
      </w:r>
      <w:r w:rsidRPr="00F00244">
        <w:rPr>
          <w:rFonts w:ascii="Segoe UI Emoji" w:hAnsi="Segoe UI Emoji" w:cs="Segoe UI Emoji"/>
          <w:sz w:val="22"/>
          <w:szCs w:val="22"/>
        </w:rPr>
        <w:t>📍</w:t>
      </w:r>
      <w:r w:rsidRPr="00F00244">
        <w:rPr>
          <w:rFonts w:asciiTheme="minorHAnsi" w:hAnsiTheme="minorHAnsi"/>
          <w:sz w:val="22"/>
          <w:szCs w:val="22"/>
        </w:rPr>
        <w:t xml:space="preserve"> [Locatie] | </w:t>
      </w:r>
      <w:r w:rsidRPr="00F00244">
        <w:rPr>
          <w:rFonts w:ascii="Segoe UI Emoji" w:hAnsi="Segoe UI Emoji" w:cs="Segoe UI Emoji"/>
          <w:sz w:val="22"/>
          <w:szCs w:val="22"/>
        </w:rPr>
        <w:t>🕐</w:t>
      </w:r>
      <w:r w:rsidRPr="00F00244">
        <w:rPr>
          <w:rFonts w:asciiTheme="minorHAnsi" w:hAnsiTheme="minorHAnsi"/>
          <w:sz w:val="22"/>
          <w:szCs w:val="22"/>
        </w:rPr>
        <w:t xml:space="preserve"> [Tijdstip] | </w:t>
      </w:r>
      <w:r w:rsidRPr="00F00244">
        <w:rPr>
          <w:rFonts w:ascii="Segoe UI Emoji" w:hAnsi="Segoe UI Emoji" w:cs="Segoe UI Emoji"/>
          <w:sz w:val="22"/>
          <w:szCs w:val="22"/>
        </w:rPr>
        <w:t>💶</w:t>
      </w:r>
      <w:r w:rsidRPr="00F00244">
        <w:rPr>
          <w:rFonts w:asciiTheme="minorHAnsi" w:hAnsiTheme="minorHAnsi"/>
          <w:sz w:val="22"/>
          <w:szCs w:val="22"/>
        </w:rPr>
        <w:t xml:space="preserve"> [Kosten] [Korte omschrijving]</w:t>
      </w:r>
    </w:p>
    <w:p w14:paraId="087F5297" w14:textId="52D4307C"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Vind je een van deze activiteiten interessant? </w:t>
      </w:r>
      <w:r w:rsidRPr="00F00244">
        <w:rPr>
          <w:rFonts w:ascii="Segoe UI Emoji" w:hAnsi="Segoe UI Emoji" w:cs="Segoe UI Emoji"/>
          <w:sz w:val="22"/>
          <w:szCs w:val="22"/>
        </w:rPr>
        <w:t>🔘</w:t>
      </w:r>
      <w:r w:rsidRPr="00F00244">
        <w:rPr>
          <w:rFonts w:asciiTheme="minorHAnsi" w:hAnsiTheme="minorHAnsi"/>
          <w:sz w:val="22"/>
          <w:szCs w:val="22"/>
        </w:rPr>
        <w:t xml:space="preserve"> Ja, ik wil meer weten </w:t>
      </w:r>
      <w:ins w:id="243" w:author="Carla Renders" w:date="2026-05-12T12:28:00Z" w16du:dateUtc="2026-05-12T10:28:00Z">
        <w:r w:rsidR="00030516">
          <w:rPr>
            <w:rFonts w:asciiTheme="minorHAnsi" w:hAnsiTheme="minorHAnsi"/>
            <w:sz w:val="22"/>
            <w:szCs w:val="22"/>
          </w:rPr>
          <w:t xml:space="preserve">. Laat de aanbieder </w:t>
        </w:r>
      </w:ins>
      <w:del w:id="244" w:author="Carla Renders" w:date="2026-05-12T12:28:00Z" w16du:dateUtc="2026-05-12T10:28:00Z">
        <w:r w:rsidRPr="00F00244" w:rsidDel="00030516">
          <w:rPr>
            <w:rFonts w:asciiTheme="minorHAnsi" w:hAnsiTheme="minorHAnsi"/>
            <w:sz w:val="22"/>
            <w:szCs w:val="22"/>
          </w:rPr>
          <w:delText xml:space="preserve">of </w:delText>
        </w:r>
      </w:del>
      <w:r w:rsidRPr="00F00244">
        <w:rPr>
          <w:rFonts w:asciiTheme="minorHAnsi" w:hAnsiTheme="minorHAnsi"/>
          <w:sz w:val="22"/>
          <w:szCs w:val="22"/>
        </w:rPr>
        <w:t xml:space="preserve">contact </w:t>
      </w:r>
      <w:ins w:id="245" w:author="Carla Renders" w:date="2026-05-12T12:28:00Z" w16du:dateUtc="2026-05-12T10:28:00Z">
        <w:r w:rsidR="00030516">
          <w:rPr>
            <w:rFonts w:asciiTheme="minorHAnsi" w:hAnsiTheme="minorHAnsi"/>
            <w:sz w:val="22"/>
            <w:szCs w:val="22"/>
          </w:rPr>
          <w:t xml:space="preserve">met mij </w:t>
        </w:r>
      </w:ins>
      <w:r w:rsidRPr="00F00244">
        <w:rPr>
          <w:rFonts w:asciiTheme="minorHAnsi" w:hAnsiTheme="minorHAnsi"/>
          <w:sz w:val="22"/>
          <w:szCs w:val="22"/>
        </w:rPr>
        <w:t xml:space="preserve">opnemen </w:t>
      </w:r>
      <w:commentRangeStart w:id="246"/>
      <w:r w:rsidRPr="00F00244">
        <w:rPr>
          <w:rFonts w:ascii="Segoe UI Emoji" w:hAnsi="Segoe UI Emoji" w:cs="Segoe UI Emoji"/>
          <w:sz w:val="22"/>
          <w:szCs w:val="22"/>
        </w:rPr>
        <w:t>🔘</w:t>
      </w:r>
      <w:r w:rsidRPr="00F00244">
        <w:rPr>
          <w:rFonts w:asciiTheme="minorHAnsi" w:hAnsiTheme="minorHAnsi"/>
          <w:sz w:val="22"/>
          <w:szCs w:val="22"/>
        </w:rPr>
        <w:t xml:space="preserve"> Nee, geen van deze past bij mij</w:t>
      </w:r>
      <w:ins w:id="247" w:author="Carla Renders" w:date="2026-05-12T12:28:00Z" w16du:dateUtc="2026-05-12T10:28:00Z">
        <w:r w:rsidR="00030516">
          <w:rPr>
            <w:rFonts w:asciiTheme="minorHAnsi" w:hAnsiTheme="minorHAnsi"/>
            <w:sz w:val="22"/>
            <w:szCs w:val="22"/>
          </w:rPr>
          <w:t xml:space="preserve"> …..</w:t>
        </w:r>
      </w:ins>
      <w:commentRangeEnd w:id="246"/>
      <w:r w:rsidR="005C339B" w:rsidRPr="00F00244">
        <w:rPr>
          <w:rStyle w:val="Verwijzingopmerking"/>
          <w:rFonts w:asciiTheme="minorHAnsi" w:hAnsiTheme="minorHAnsi"/>
          <w:sz w:val="22"/>
          <w:szCs w:val="22"/>
        </w:rPr>
        <w:commentReference w:id="246"/>
      </w:r>
    </w:p>
    <w:p w14:paraId="17902959" w14:textId="77777777" w:rsidR="000F54B7" w:rsidRPr="00F00244" w:rsidRDefault="00000000">
      <w:pPr>
        <w:pStyle w:val="Kop2"/>
        <w:rPr>
          <w:rFonts w:asciiTheme="minorHAnsi" w:hAnsiTheme="minorHAnsi"/>
          <w:sz w:val="22"/>
          <w:szCs w:val="22"/>
        </w:rPr>
      </w:pPr>
      <w:bookmarkStart w:id="248" w:name="afsluiting"/>
      <w:r w:rsidRPr="00F00244">
        <w:rPr>
          <w:rFonts w:asciiTheme="minorHAnsi" w:hAnsiTheme="minorHAnsi"/>
          <w:sz w:val="22"/>
          <w:szCs w:val="22"/>
        </w:rPr>
        <w:t>12. Afsluiting</w:t>
      </w:r>
      <w:bookmarkEnd w:id="248"/>
    </w:p>
    <w:p w14:paraId="108F018B"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b/>
          <w:bCs/>
          <w:sz w:val="22"/>
          <w:szCs w:val="22"/>
        </w:rPr>
        <w:t>Chatbot:</w:t>
      </w:r>
      <w:r w:rsidRPr="00F00244">
        <w:rPr>
          <w:rFonts w:asciiTheme="minorHAnsi" w:hAnsiTheme="minorHAnsi"/>
          <w:sz w:val="22"/>
          <w:szCs w:val="22"/>
        </w:rPr>
        <w:t xml:space="preserve"> Bedankt! We wensen je veel succes. Je kunt dit gesprek altijd opnieuw starten als je andere activiteiten wilt zoeken.</w:t>
      </w:r>
    </w:p>
    <w:p w14:paraId="593AEC8A" w14:textId="77777777" w:rsidR="000F54B7" w:rsidRPr="00F00244" w:rsidRDefault="00000000">
      <w:pPr>
        <w:pStyle w:val="Quotations"/>
        <w:ind w:left="720" w:right="0"/>
        <w:rPr>
          <w:rFonts w:asciiTheme="minorHAnsi" w:hAnsiTheme="minorHAnsi"/>
          <w:sz w:val="22"/>
          <w:szCs w:val="22"/>
        </w:rPr>
      </w:pPr>
      <w:r w:rsidRPr="00F00244">
        <w:rPr>
          <w:rFonts w:asciiTheme="minorHAnsi" w:hAnsiTheme="minorHAnsi"/>
          <w:sz w:val="22"/>
          <w:szCs w:val="22"/>
        </w:rPr>
        <w:t xml:space="preserve">Tot ziens! </w:t>
      </w:r>
      <w:r w:rsidRPr="00F00244">
        <w:rPr>
          <w:rFonts w:ascii="Segoe UI Emoji" w:hAnsi="Segoe UI Emoji" w:cs="Segoe UI Emoji"/>
          <w:sz w:val="22"/>
          <w:szCs w:val="22"/>
        </w:rPr>
        <w:t>👋</w:t>
      </w:r>
    </w:p>
    <w:p w14:paraId="44914911" w14:textId="77777777" w:rsidR="000F54B7" w:rsidRPr="00F00244" w:rsidRDefault="00000000">
      <w:pPr>
        <w:pStyle w:val="Kop2"/>
        <w:rPr>
          <w:rFonts w:asciiTheme="minorHAnsi" w:hAnsiTheme="minorHAnsi"/>
          <w:sz w:val="22"/>
          <w:szCs w:val="22"/>
        </w:rPr>
      </w:pPr>
      <w:bookmarkStart w:id="249" w:name="notities-voor-het-team"/>
      <w:r w:rsidRPr="00F00244">
        <w:rPr>
          <w:rFonts w:asciiTheme="minorHAnsi" w:hAnsiTheme="minorHAnsi"/>
          <w:sz w:val="22"/>
          <w:szCs w:val="22"/>
        </w:rPr>
        <w:lastRenderedPageBreak/>
        <w:t>Notities voor het team</w:t>
      </w:r>
      <w:bookmarkEnd w:id="249"/>
    </w:p>
    <w:p w14:paraId="14ACF056" w14:textId="77777777" w:rsidR="000F54B7" w:rsidRPr="00F00244" w:rsidRDefault="00000000">
      <w:pPr>
        <w:pStyle w:val="Textbody"/>
        <w:numPr>
          <w:ilvl w:val="0"/>
          <w:numId w:val="13"/>
        </w:numPr>
        <w:spacing w:before="0" w:after="0"/>
        <w:rPr>
          <w:rFonts w:asciiTheme="minorHAnsi" w:hAnsiTheme="minorHAnsi"/>
          <w:sz w:val="22"/>
          <w:szCs w:val="22"/>
        </w:rPr>
      </w:pPr>
      <w:r w:rsidRPr="00F00244">
        <w:rPr>
          <w:rFonts w:asciiTheme="minorHAnsi" w:hAnsiTheme="minorHAnsi"/>
          <w:sz w:val="22"/>
          <w:szCs w:val="22"/>
        </w:rPr>
        <w:t>Filterlogica: alle antwoorden uit de voorkeursvragen (binnen/buiten, alleen/groep, beperkingen, tijdstip) moeten worden opgeslagen als matchingvariabelen.</w:t>
      </w:r>
    </w:p>
    <w:p w14:paraId="498CE0F1" w14:textId="77777777" w:rsidR="000F54B7" w:rsidRPr="00F00244" w:rsidRDefault="00000000">
      <w:pPr>
        <w:pStyle w:val="Textbody"/>
        <w:numPr>
          <w:ilvl w:val="0"/>
          <w:numId w:val="13"/>
        </w:numPr>
        <w:spacing w:before="0" w:after="0"/>
        <w:rPr>
          <w:rFonts w:asciiTheme="minorHAnsi" w:hAnsiTheme="minorHAnsi"/>
          <w:sz w:val="22"/>
          <w:szCs w:val="22"/>
        </w:rPr>
      </w:pPr>
      <w:r w:rsidRPr="00F00244">
        <w:rPr>
          <w:rFonts w:asciiTheme="minorHAnsi" w:hAnsiTheme="minorHAnsi"/>
          <w:sz w:val="22"/>
          <w:szCs w:val="22"/>
        </w:rPr>
        <w:t>De sliders leveren een score op (bijv. 0–100). Lage scores (&lt; 40) geven aanleiding tot een vervolgvraag; hoge scores (&gt; 70) mogen korter worden afgehandeld.</w:t>
      </w:r>
    </w:p>
    <w:p w14:paraId="3C9E6541" w14:textId="77777777" w:rsidR="000F54B7" w:rsidRPr="00F00244" w:rsidRDefault="00000000">
      <w:pPr>
        <w:pStyle w:val="Textbody"/>
        <w:numPr>
          <w:ilvl w:val="0"/>
          <w:numId w:val="13"/>
        </w:numPr>
        <w:spacing w:before="0" w:after="0"/>
        <w:rPr>
          <w:rFonts w:asciiTheme="minorHAnsi" w:hAnsiTheme="minorHAnsi"/>
          <w:sz w:val="22"/>
          <w:szCs w:val="22"/>
        </w:rPr>
      </w:pPr>
      <w:r w:rsidRPr="00F00244">
        <w:rPr>
          <w:rFonts w:asciiTheme="minorHAnsi" w:hAnsiTheme="minorHAnsi"/>
          <w:sz w:val="22"/>
          <w:szCs w:val="22"/>
        </w:rPr>
        <w:t>De synthetische dataset moet per activiteit minimaal bevatten: naam, aanbieder, pijler(s), locatie, tijdstip, kosten, doelgroep (beperking ja/nee), binnen/buiten, individueel/groep.</w:t>
      </w:r>
    </w:p>
    <w:p w14:paraId="239F3114" w14:textId="77777777" w:rsidR="000F54B7" w:rsidRPr="00F00244" w:rsidRDefault="00000000">
      <w:pPr>
        <w:pStyle w:val="Textbody"/>
        <w:numPr>
          <w:ilvl w:val="0"/>
          <w:numId w:val="13"/>
        </w:numPr>
        <w:spacing w:before="0" w:after="0"/>
        <w:rPr>
          <w:rFonts w:asciiTheme="minorHAnsi" w:hAnsiTheme="minorHAnsi"/>
          <w:sz w:val="22"/>
          <w:szCs w:val="22"/>
        </w:rPr>
      </w:pPr>
      <w:r w:rsidRPr="00F00244">
        <w:rPr>
          <w:rFonts w:asciiTheme="minorHAnsi" w:hAnsiTheme="minorHAnsi"/>
          <w:sz w:val="22"/>
          <w:szCs w:val="22"/>
        </w:rPr>
        <w:t>Taalniveau: alle tekst op B1. Geen jargon, korte zinnen, actieve werkwoorden.</w:t>
      </w:r>
    </w:p>
    <w:p w14:paraId="2D2A842A" w14:textId="77777777" w:rsidR="000F54B7" w:rsidRPr="00F00244" w:rsidRDefault="00000000">
      <w:pPr>
        <w:pStyle w:val="Kop2"/>
        <w:rPr>
          <w:rFonts w:asciiTheme="minorHAnsi" w:hAnsiTheme="minorHAnsi"/>
          <w:sz w:val="22"/>
          <w:szCs w:val="22"/>
        </w:rPr>
      </w:pPr>
      <w:bookmarkStart w:id="250" w:name="bronvermelding"/>
      <w:r w:rsidRPr="00F00244">
        <w:rPr>
          <w:rFonts w:asciiTheme="minorHAnsi" w:hAnsiTheme="minorHAnsi"/>
          <w:sz w:val="22"/>
          <w:szCs w:val="22"/>
        </w:rPr>
        <w:t>Bronvermelding</w:t>
      </w:r>
      <w:bookmarkEnd w:id="250"/>
    </w:p>
    <w:p w14:paraId="531D0610" w14:textId="77777777" w:rsidR="000F54B7" w:rsidRPr="00F00244" w:rsidRDefault="00000000">
      <w:pPr>
        <w:pStyle w:val="Firstparagraph"/>
        <w:rPr>
          <w:rFonts w:asciiTheme="minorHAnsi" w:hAnsiTheme="minorHAnsi"/>
          <w:sz w:val="22"/>
          <w:szCs w:val="22"/>
        </w:rPr>
      </w:pPr>
      <w:r w:rsidRPr="00F00244">
        <w:rPr>
          <w:rFonts w:asciiTheme="minorHAnsi" w:hAnsiTheme="minorHAnsi"/>
          <w:sz w:val="22"/>
          <w:szCs w:val="22"/>
        </w:rPr>
        <w:t xml:space="preserve">Vereniging Arts en Leefstijl. (2025). </w:t>
      </w:r>
      <w:r w:rsidRPr="00F00244">
        <w:rPr>
          <w:rFonts w:asciiTheme="minorHAnsi" w:hAnsiTheme="minorHAnsi"/>
          <w:i/>
          <w:iCs/>
          <w:sz w:val="22"/>
          <w:szCs w:val="22"/>
        </w:rPr>
        <w:t>Handleiding voor toepassing van het Leefstijlroer: Voor de zorgprofessional</w:t>
      </w:r>
      <w:r w:rsidRPr="00F00244">
        <w:rPr>
          <w:rFonts w:asciiTheme="minorHAnsi" w:hAnsiTheme="minorHAnsi"/>
          <w:sz w:val="22"/>
          <w:szCs w:val="22"/>
        </w:rPr>
        <w:t xml:space="preserve"> (2e druk). Vereniging Arts en Leefstijl.</w:t>
      </w:r>
    </w:p>
    <w:p w14:paraId="1B7E869B" w14:textId="77777777" w:rsidR="000F54B7" w:rsidRPr="00F00244" w:rsidRDefault="00000000">
      <w:pPr>
        <w:pStyle w:val="Textbody"/>
        <w:rPr>
          <w:rFonts w:asciiTheme="minorHAnsi" w:hAnsiTheme="minorHAnsi"/>
          <w:sz w:val="22"/>
          <w:szCs w:val="22"/>
        </w:rPr>
      </w:pPr>
      <w:r w:rsidRPr="00F00244">
        <w:rPr>
          <w:rFonts w:asciiTheme="minorHAnsi" w:hAnsiTheme="minorHAnsi"/>
          <w:sz w:val="22"/>
          <w:szCs w:val="22"/>
        </w:rPr>
        <w:t xml:space="preserve">Wieringa, B. (2026). </w:t>
      </w:r>
      <w:r w:rsidRPr="00F00244">
        <w:rPr>
          <w:rFonts w:asciiTheme="minorHAnsi" w:hAnsiTheme="minorHAnsi"/>
          <w:i/>
          <w:iCs/>
          <w:sz w:val="22"/>
          <w:szCs w:val="22"/>
        </w:rPr>
        <w:t>Happy Flow: AI-chatbot Sociaal Knooppunt</w:t>
      </w:r>
      <w:r w:rsidRPr="00F00244">
        <w:rPr>
          <w:rFonts w:asciiTheme="minorHAnsi" w:hAnsiTheme="minorHAnsi"/>
          <w:sz w:val="22"/>
          <w:szCs w:val="22"/>
        </w:rPr>
        <w:t xml:space="preserve"> (Versie 1.2) [Intern projectdocument]. [Projectgroep Sociaal Knooppunt].</w:t>
      </w:r>
    </w:p>
    <w:p w14:paraId="5FFEA646" w14:textId="77777777" w:rsidR="000F54B7" w:rsidRPr="00F00244" w:rsidRDefault="00000000">
      <w:pPr>
        <w:pStyle w:val="Textbody"/>
        <w:rPr>
          <w:rFonts w:asciiTheme="minorHAnsi" w:hAnsiTheme="minorHAnsi"/>
          <w:sz w:val="22"/>
          <w:szCs w:val="22"/>
        </w:rPr>
      </w:pPr>
      <w:r w:rsidRPr="00F00244">
        <w:rPr>
          <w:rFonts w:asciiTheme="minorHAnsi" w:hAnsiTheme="minorHAnsi"/>
          <w:sz w:val="22"/>
          <w:szCs w:val="22"/>
        </w:rPr>
        <w:t xml:space="preserve">Anthropic. (2026). </w:t>
      </w:r>
      <w:r w:rsidRPr="00F00244">
        <w:rPr>
          <w:rFonts w:asciiTheme="minorHAnsi" w:hAnsiTheme="minorHAnsi"/>
          <w:i/>
          <w:iCs/>
          <w:sz w:val="22"/>
          <w:szCs w:val="22"/>
        </w:rPr>
        <w:t>Claude</w:t>
      </w:r>
      <w:r w:rsidRPr="00F00244">
        <w:rPr>
          <w:rFonts w:asciiTheme="minorHAnsi" w:hAnsiTheme="minorHAnsi"/>
          <w:sz w:val="22"/>
          <w:szCs w:val="22"/>
        </w:rPr>
        <w:t xml:space="preserve"> (claude-sonnet-4-6) [Large language model]. Geraadpleegd op 11 mei 2026, via https://www.claude.ai Gebruikt voor: het opstellen van de gesprektekst per pijler van de happy flow, inclusief motivatievragen, filterlogica, sliderformulering, accountcreatie en afsluiting.</w:t>
      </w:r>
    </w:p>
    <w:sectPr w:rsidR="000F54B7" w:rsidRPr="00F00244">
      <w:footerReference w:type="default" r:id="rId12"/>
      <w:pgSz w:w="12240" w:h="15840"/>
      <w:pgMar w:top="1440" w:right="1440" w:bottom="2016" w:left="1440" w:header="708" w:footer="144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rla Renders" w:date="2026-05-12T11:05:00Z" w:initials="CR">
    <w:p w14:paraId="75B241E4" w14:textId="77777777" w:rsidR="0005590A" w:rsidRDefault="0005590A" w:rsidP="0005590A">
      <w:pPr>
        <w:pStyle w:val="Tekstopmerking"/>
      </w:pPr>
      <w:r>
        <w:rPr>
          <w:rStyle w:val="Verwijzingopmerking"/>
        </w:rPr>
        <w:annotationRef/>
      </w:r>
      <w:r>
        <w:t>Is dit later gemakkelijk te wijzigen?</w:t>
      </w:r>
    </w:p>
  </w:comment>
  <w:comment w:id="6" w:author="Carla Renders" w:date="2026-05-12T11:09:00Z" w:initials="CR">
    <w:p w14:paraId="3A166A71" w14:textId="77777777" w:rsidR="0005590A" w:rsidRDefault="0005590A" w:rsidP="0005590A">
      <w:pPr>
        <w:pStyle w:val="Tekstopmerking"/>
      </w:pPr>
      <w:r>
        <w:rPr>
          <w:rStyle w:val="Verwijzingopmerking"/>
        </w:rPr>
        <w:annotationRef/>
      </w:r>
      <w:r>
        <w:t>Is dit later gemakkelijk te wijzigen?</w:t>
      </w:r>
    </w:p>
  </w:comment>
  <w:comment w:id="19" w:author="Carla Renders" w:date="2026-05-12T11:10:00Z" w:initials="CR">
    <w:p w14:paraId="22401EBF" w14:textId="77777777" w:rsidR="0005590A" w:rsidRDefault="0005590A" w:rsidP="0005590A">
      <w:pPr>
        <w:pStyle w:val="Tekstopmerking"/>
      </w:pPr>
      <w:r>
        <w:rPr>
          <w:rStyle w:val="Verwijzingopmerking"/>
        </w:rPr>
        <w:annotationRef/>
      </w:r>
      <w:r>
        <w:t>Maak duidelijker dat Bewegen een onderwerp is van het Leefstijlroer door bijvoorbeeld toevoeging ‘het onderwerp’ en Bewegen schrijven met een hoofdletter en tussen aanhalingstekens.</w:t>
      </w:r>
    </w:p>
  </w:comment>
  <w:comment w:id="24" w:author="Carla Renders" w:date="2026-05-12T11:16:00Z" w:initials="CR">
    <w:p w14:paraId="4EA3154A" w14:textId="77777777" w:rsidR="00943702" w:rsidRDefault="00943702" w:rsidP="00943702">
      <w:pPr>
        <w:pStyle w:val="Tekstopmerking"/>
      </w:pPr>
      <w:r>
        <w:rPr>
          <w:rStyle w:val="Verwijzingopmerking"/>
        </w:rPr>
        <w:annotationRef/>
      </w:r>
      <w:r>
        <w:t>Is hier ruimte om uitleg te geven? Beweegrichtlijn: 30-60 minuten en meerdere keren 10 minuten per dag, simpele krachtoefeningen doen, veel stilzitten voorkomen.</w:t>
      </w:r>
    </w:p>
  </w:comment>
  <w:comment w:id="236" w:author="Carla Renders" w:date="2026-05-12T11:46:00Z" w:initials="CR">
    <w:p w14:paraId="2E109924" w14:textId="77777777" w:rsidR="00030516" w:rsidRDefault="00577CB0" w:rsidP="00030516">
      <w:pPr>
        <w:pStyle w:val="Tekstopmerking"/>
      </w:pPr>
      <w:r>
        <w:rPr>
          <w:rStyle w:val="Verwijzingopmerking"/>
        </w:rPr>
        <w:annotationRef/>
      </w:r>
      <w:r w:rsidR="00030516">
        <w:t>Het aanmaken van een account (d.w.z. het doorgeven van contactgegevens) hoeft m.i. pas op het moment dat 1 of meerdere activiteiten/resultaten als passend worden ervaren door de gebruiker. Dus na nummer 11.  de optie bieden om account te maken, waarbij naast ‘neem contact met mij op’ ook de resultaten van het Leefstijlroer bewaard blijven.+</w:t>
      </w:r>
    </w:p>
  </w:comment>
  <w:comment w:id="237" w:author="Carla Renders" w:date="2026-05-12T11:42:00Z" w:initials="CR">
    <w:p w14:paraId="713029F9" w14:textId="77777777" w:rsidR="00577CB0" w:rsidRDefault="00577CB0" w:rsidP="00577CB0">
      <w:pPr>
        <w:pStyle w:val="Tekstopmerking"/>
      </w:pPr>
      <w:r>
        <w:rPr>
          <w:rStyle w:val="Verwijzingopmerking"/>
        </w:rPr>
        <w:annotationRef/>
      </w:r>
      <w:r>
        <w:t>Could have</w:t>
      </w:r>
    </w:p>
  </w:comment>
  <w:comment w:id="242" w:author="Carla Renders" w:date="2026-05-12T12:28:00Z" w:initials="CR">
    <w:p w14:paraId="23A87A9C" w14:textId="77777777" w:rsidR="00030516" w:rsidRDefault="00030516" w:rsidP="00030516">
      <w:pPr>
        <w:pStyle w:val="Tekstopmerking"/>
      </w:pPr>
      <w:r>
        <w:rPr>
          <w:rStyle w:val="Verwijzingopmerking"/>
        </w:rPr>
        <w:annotationRef/>
      </w:r>
      <w:r>
        <w:t>Kan hier ook teruggegeven worden op welke variabelen (tags) is gematchet tussen invoer gebruiker en omschrijving aanbod door aanbieder?</w:t>
      </w:r>
    </w:p>
  </w:comment>
  <w:comment w:id="246" w:author="Carla Renders" w:date="2026-05-12T12:43:00Z" w:initials="CR">
    <w:p w14:paraId="78A652A4" w14:textId="77777777" w:rsidR="005C339B" w:rsidRDefault="005C339B" w:rsidP="005C339B">
      <w:pPr>
        <w:pStyle w:val="Tekstopmerking"/>
      </w:pPr>
      <w:r>
        <w:rPr>
          <w:rStyle w:val="Verwijzingopmerking"/>
        </w:rPr>
        <w:annotationRef/>
      </w:r>
      <w:r>
        <w:t xml:space="preserve">Wat gebeurt er dan in de chat?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241E4" w15:done="0"/>
  <w15:commentEx w15:paraId="3A166A71" w15:done="0"/>
  <w15:commentEx w15:paraId="22401EBF" w15:done="0"/>
  <w15:commentEx w15:paraId="4EA3154A" w15:done="0"/>
  <w15:commentEx w15:paraId="2E109924" w15:done="0"/>
  <w15:commentEx w15:paraId="713029F9" w15:done="0"/>
  <w15:commentEx w15:paraId="23A87A9C" w15:done="0"/>
  <w15:commentEx w15:paraId="78A65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6B31A" w16cex:dateUtc="2026-05-12T09:05:00Z"/>
  <w16cex:commentExtensible w16cex:durableId="66CC932B" w16cex:dateUtc="2026-05-12T09:09:00Z"/>
  <w16cex:commentExtensible w16cex:durableId="49089360" w16cex:dateUtc="2026-05-12T09:10:00Z"/>
  <w16cex:commentExtensible w16cex:durableId="1A7DC9A1" w16cex:dateUtc="2026-05-12T09:16:00Z"/>
  <w16cex:commentExtensible w16cex:durableId="023AF690" w16cex:dateUtc="2026-05-12T09:46:00Z"/>
  <w16cex:commentExtensible w16cex:durableId="274DA452" w16cex:dateUtc="2026-05-12T09:42:00Z"/>
  <w16cex:commentExtensible w16cex:durableId="377C654E" w16cex:dateUtc="2026-05-12T10:28:00Z"/>
  <w16cex:commentExtensible w16cex:durableId="2822C771" w16cex:dateUtc="2026-05-12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241E4" w16cid:durableId="6756B31A"/>
  <w16cid:commentId w16cid:paraId="3A166A71" w16cid:durableId="66CC932B"/>
  <w16cid:commentId w16cid:paraId="22401EBF" w16cid:durableId="49089360"/>
  <w16cid:commentId w16cid:paraId="4EA3154A" w16cid:durableId="1A7DC9A1"/>
  <w16cid:commentId w16cid:paraId="2E109924" w16cid:durableId="023AF690"/>
  <w16cid:commentId w16cid:paraId="713029F9" w16cid:durableId="274DA452"/>
  <w16cid:commentId w16cid:paraId="23A87A9C" w16cid:durableId="377C654E"/>
  <w16cid:commentId w16cid:paraId="78A652A4" w16cid:durableId="2822C7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F98F" w14:textId="77777777" w:rsidR="005939A2" w:rsidRDefault="005939A2">
      <w:r>
        <w:separator/>
      </w:r>
    </w:p>
  </w:endnote>
  <w:endnote w:type="continuationSeparator" w:id="0">
    <w:p w14:paraId="281BF24C" w14:textId="77777777" w:rsidR="005939A2" w:rsidRDefault="00593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8816" w14:textId="77777777" w:rsidR="00000000" w:rsidRDefault="00000000">
    <w:pPr>
      <w:pStyle w:val="Voettekst"/>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7577" w14:textId="77777777" w:rsidR="005939A2" w:rsidRDefault="005939A2">
      <w:r>
        <w:rPr>
          <w:color w:val="000000"/>
        </w:rPr>
        <w:ptab w:relativeTo="margin" w:alignment="center" w:leader="none"/>
      </w:r>
    </w:p>
  </w:footnote>
  <w:footnote w:type="continuationSeparator" w:id="0">
    <w:p w14:paraId="024AA155" w14:textId="77777777" w:rsidR="005939A2" w:rsidRDefault="00593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05E"/>
    <w:multiLevelType w:val="multilevel"/>
    <w:tmpl w:val="B6FC9462"/>
    <w:styleLink w:val="List2"/>
    <w:lvl w:ilvl="0">
      <w:numFmt w:val="bullet"/>
      <w:lvlText w:val="–"/>
      <w:lvlJc w:val="left"/>
      <w:pPr>
        <w:ind w:left="170" w:hanging="170"/>
      </w:pPr>
      <w:rPr>
        <w:rFonts w:ascii="StarSymbol" w:hAnsi="StarSymbol"/>
      </w:rPr>
    </w:lvl>
    <w:lvl w:ilvl="1">
      <w:numFmt w:val="bullet"/>
      <w:lvlText w:val="–"/>
      <w:lvlJc w:val="left"/>
      <w:pPr>
        <w:ind w:left="340" w:hanging="170"/>
      </w:pPr>
      <w:rPr>
        <w:rFonts w:ascii="StarSymbol" w:hAnsi="StarSymbol"/>
      </w:rPr>
    </w:lvl>
    <w:lvl w:ilvl="2">
      <w:numFmt w:val="bullet"/>
      <w:lvlText w:val="–"/>
      <w:lvlJc w:val="left"/>
      <w:pPr>
        <w:ind w:left="510" w:hanging="170"/>
      </w:pPr>
      <w:rPr>
        <w:rFonts w:ascii="StarSymbol" w:hAnsi="StarSymbol"/>
      </w:rPr>
    </w:lvl>
    <w:lvl w:ilvl="3">
      <w:numFmt w:val="bullet"/>
      <w:lvlText w:val="–"/>
      <w:lvlJc w:val="left"/>
      <w:pPr>
        <w:ind w:left="680" w:hanging="170"/>
      </w:pPr>
      <w:rPr>
        <w:rFonts w:ascii="StarSymbol" w:hAnsi="StarSymbol"/>
      </w:rPr>
    </w:lvl>
    <w:lvl w:ilvl="4">
      <w:numFmt w:val="bullet"/>
      <w:lvlText w:val="–"/>
      <w:lvlJc w:val="left"/>
      <w:pPr>
        <w:ind w:left="850" w:hanging="170"/>
      </w:pPr>
      <w:rPr>
        <w:rFonts w:ascii="StarSymbol" w:hAnsi="StarSymbol"/>
      </w:rPr>
    </w:lvl>
    <w:lvl w:ilvl="5">
      <w:numFmt w:val="bullet"/>
      <w:lvlText w:val="–"/>
      <w:lvlJc w:val="left"/>
      <w:pPr>
        <w:ind w:left="1020" w:hanging="170"/>
      </w:pPr>
      <w:rPr>
        <w:rFonts w:ascii="StarSymbol" w:hAnsi="StarSymbol"/>
      </w:rPr>
    </w:lvl>
    <w:lvl w:ilvl="6">
      <w:numFmt w:val="bullet"/>
      <w:lvlText w:val="–"/>
      <w:lvlJc w:val="left"/>
      <w:pPr>
        <w:ind w:left="1191" w:hanging="170"/>
      </w:pPr>
      <w:rPr>
        <w:rFonts w:ascii="StarSymbol" w:hAnsi="StarSymbol"/>
      </w:rPr>
    </w:lvl>
    <w:lvl w:ilvl="7">
      <w:numFmt w:val="bullet"/>
      <w:lvlText w:val="–"/>
      <w:lvlJc w:val="left"/>
      <w:pPr>
        <w:ind w:left="1361" w:hanging="170"/>
      </w:pPr>
      <w:rPr>
        <w:rFonts w:ascii="StarSymbol" w:hAnsi="StarSymbol"/>
      </w:rPr>
    </w:lvl>
    <w:lvl w:ilvl="8">
      <w:numFmt w:val="bullet"/>
      <w:lvlText w:val="–"/>
      <w:lvlJc w:val="left"/>
      <w:pPr>
        <w:ind w:left="1531" w:hanging="170"/>
      </w:pPr>
      <w:rPr>
        <w:rFonts w:ascii="StarSymbol" w:hAnsi="StarSymbol"/>
      </w:rPr>
    </w:lvl>
  </w:abstractNum>
  <w:abstractNum w:abstractNumId="1" w15:restartNumberingAfterBreak="0">
    <w:nsid w:val="07697F0B"/>
    <w:multiLevelType w:val="multilevel"/>
    <w:tmpl w:val="455A1F72"/>
    <w:styleLink w:val="List4"/>
    <w:lvl w:ilvl="0">
      <w:numFmt w:val="bullet"/>
      <w:lvlText w:val="➢"/>
      <w:lvlJc w:val="left"/>
      <w:pPr>
        <w:ind w:left="227" w:hanging="227"/>
      </w:pPr>
      <w:rPr>
        <w:rFonts w:ascii="StarSymbol" w:hAnsi="StarSymbol"/>
      </w:rPr>
    </w:lvl>
    <w:lvl w:ilvl="1">
      <w:numFmt w:val="bullet"/>
      <w:lvlText w:val=""/>
      <w:lvlJc w:val="left"/>
      <w:pPr>
        <w:ind w:left="454" w:hanging="227"/>
      </w:pPr>
      <w:rPr>
        <w:rFonts w:ascii="StarSymbol" w:hAnsi="StarSymbol"/>
      </w:rPr>
    </w:lvl>
    <w:lvl w:ilvl="2">
      <w:numFmt w:val="bullet"/>
      <w:lvlText w:val=""/>
      <w:lvlJc w:val="left"/>
      <w:pPr>
        <w:ind w:left="680" w:hanging="227"/>
      </w:pPr>
      <w:rPr>
        <w:rFonts w:ascii="StarSymbol" w:hAnsi="StarSymbol"/>
      </w:rPr>
    </w:lvl>
    <w:lvl w:ilvl="3">
      <w:numFmt w:val="bullet"/>
      <w:lvlText w:val=""/>
      <w:lvlJc w:val="left"/>
      <w:pPr>
        <w:ind w:left="907" w:hanging="227"/>
      </w:pPr>
      <w:rPr>
        <w:rFonts w:ascii="StarSymbol" w:hAnsi="StarSymbol"/>
      </w:rPr>
    </w:lvl>
    <w:lvl w:ilvl="4">
      <w:numFmt w:val="bullet"/>
      <w:lvlText w:val=""/>
      <w:lvlJc w:val="left"/>
      <w:pPr>
        <w:ind w:left="1134" w:hanging="227"/>
      </w:pPr>
      <w:rPr>
        <w:rFonts w:ascii="StarSymbol" w:hAnsi="StarSymbol"/>
      </w:rPr>
    </w:lvl>
    <w:lvl w:ilvl="5">
      <w:numFmt w:val="bullet"/>
      <w:lvlText w:val=""/>
      <w:lvlJc w:val="left"/>
      <w:pPr>
        <w:ind w:left="1361" w:hanging="227"/>
      </w:pPr>
      <w:rPr>
        <w:rFonts w:ascii="StarSymbol" w:hAnsi="StarSymbol"/>
      </w:rPr>
    </w:lvl>
    <w:lvl w:ilvl="6">
      <w:numFmt w:val="bullet"/>
      <w:lvlText w:val=""/>
      <w:lvlJc w:val="left"/>
      <w:pPr>
        <w:ind w:left="1587" w:hanging="227"/>
      </w:pPr>
      <w:rPr>
        <w:rFonts w:ascii="StarSymbol" w:hAnsi="StarSymbol"/>
      </w:rPr>
    </w:lvl>
    <w:lvl w:ilvl="7">
      <w:numFmt w:val="bullet"/>
      <w:lvlText w:val=""/>
      <w:lvlJc w:val="left"/>
      <w:pPr>
        <w:ind w:left="1814" w:hanging="227"/>
      </w:pPr>
      <w:rPr>
        <w:rFonts w:ascii="StarSymbol" w:hAnsi="StarSymbol"/>
      </w:rPr>
    </w:lvl>
    <w:lvl w:ilvl="8">
      <w:numFmt w:val="bullet"/>
      <w:lvlText w:val=""/>
      <w:lvlJc w:val="left"/>
      <w:pPr>
        <w:ind w:left="2041" w:hanging="227"/>
      </w:pPr>
      <w:rPr>
        <w:rFonts w:ascii="StarSymbol" w:hAnsi="StarSymbol"/>
      </w:rPr>
    </w:lvl>
  </w:abstractNum>
  <w:abstractNum w:abstractNumId="2" w15:restartNumberingAfterBreak="0">
    <w:nsid w:val="07D060F4"/>
    <w:multiLevelType w:val="multilevel"/>
    <w:tmpl w:val="749E603E"/>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3" w15:restartNumberingAfterBreak="0">
    <w:nsid w:val="28F04689"/>
    <w:multiLevelType w:val="multilevel"/>
    <w:tmpl w:val="4FEA2326"/>
    <w:styleLink w:val="Numbering2"/>
    <w:lvl w:ilvl="0">
      <w:start w:val="1"/>
      <w:numFmt w:val="decimal"/>
      <w:lvlText w:val="%1"/>
      <w:lvlJc w:val="left"/>
      <w:pPr>
        <w:ind w:left="283" w:hanging="283"/>
      </w:pPr>
    </w:lvl>
    <w:lvl w:ilvl="1">
      <w:start w:val="2"/>
      <w:numFmt w:val="decimal"/>
      <w:lvlText w:val="%2"/>
      <w:lvlJc w:val="left"/>
      <w:pPr>
        <w:ind w:left="566" w:hanging="283"/>
      </w:pPr>
    </w:lvl>
    <w:lvl w:ilvl="2">
      <w:start w:val="3"/>
      <w:numFmt w:val="decimal"/>
      <w:lvlText w:val="%3"/>
      <w:lvlJc w:val="left"/>
      <w:pPr>
        <w:ind w:left="1133" w:hanging="567"/>
      </w:pPr>
    </w:lvl>
    <w:lvl w:ilvl="3">
      <w:start w:val="4"/>
      <w:numFmt w:val="decimal"/>
      <w:lvlText w:val="%4"/>
      <w:lvlJc w:val="left"/>
      <w:pPr>
        <w:ind w:left="1842" w:hanging="709"/>
      </w:pPr>
    </w:lvl>
    <w:lvl w:ilvl="4">
      <w:start w:val="5"/>
      <w:numFmt w:val="decimal"/>
      <w:lvlText w:val="%5"/>
      <w:lvlJc w:val="left"/>
      <w:pPr>
        <w:ind w:left="2692" w:hanging="850"/>
      </w:pPr>
    </w:lvl>
    <w:lvl w:ilvl="5">
      <w:start w:val="6"/>
      <w:numFmt w:val="decimal"/>
      <w:lvlText w:val="%6"/>
      <w:lvlJc w:val="left"/>
      <w:pPr>
        <w:ind w:left="3713" w:hanging="1021"/>
      </w:pPr>
    </w:lvl>
    <w:lvl w:ilvl="6">
      <w:start w:val="7"/>
      <w:numFmt w:val="decimal"/>
      <w:lvlText w:val="%7"/>
      <w:lvlJc w:val="left"/>
      <w:pPr>
        <w:ind w:left="5017" w:hanging="1304"/>
      </w:pPr>
    </w:lvl>
    <w:lvl w:ilvl="7">
      <w:start w:val="8"/>
      <w:numFmt w:val="decimal"/>
      <w:lvlText w:val="%8"/>
      <w:lvlJc w:val="left"/>
      <w:pPr>
        <w:ind w:left="6491" w:hanging="1474"/>
      </w:pPr>
    </w:lvl>
    <w:lvl w:ilvl="8">
      <w:start w:val="9"/>
      <w:numFmt w:val="decimal"/>
      <w:lvlText w:val="%9"/>
      <w:lvlJc w:val="left"/>
      <w:pPr>
        <w:ind w:left="8079" w:hanging="1588"/>
      </w:pPr>
    </w:lvl>
  </w:abstractNum>
  <w:abstractNum w:abstractNumId="4" w15:restartNumberingAfterBreak="0">
    <w:nsid w:val="36D1303A"/>
    <w:multiLevelType w:val="multilevel"/>
    <w:tmpl w:val="BB48635A"/>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5" w15:restartNumberingAfterBreak="0">
    <w:nsid w:val="434A35B7"/>
    <w:multiLevelType w:val="multilevel"/>
    <w:tmpl w:val="B9A44C84"/>
    <w:styleLink w:val="List1"/>
    <w:lvl w:ilvl="0">
      <w:numFmt w:val="bullet"/>
      <w:lvlText w:val="•"/>
      <w:lvlJc w:val="left"/>
      <w:pPr>
        <w:ind w:left="227" w:hanging="227"/>
      </w:pPr>
      <w:rPr>
        <w:rFonts w:ascii="StarSymbol" w:hAnsi="StarSymbol"/>
      </w:rPr>
    </w:lvl>
    <w:lvl w:ilvl="1">
      <w:numFmt w:val="bullet"/>
      <w:lvlText w:val="•"/>
      <w:lvlJc w:val="left"/>
      <w:pPr>
        <w:ind w:left="454" w:hanging="227"/>
      </w:pPr>
      <w:rPr>
        <w:rFonts w:ascii="StarSymbol" w:hAnsi="StarSymbol"/>
      </w:rPr>
    </w:lvl>
    <w:lvl w:ilvl="2">
      <w:numFmt w:val="bullet"/>
      <w:lvlText w:val="•"/>
      <w:lvlJc w:val="left"/>
      <w:pPr>
        <w:ind w:left="680" w:hanging="227"/>
      </w:pPr>
      <w:rPr>
        <w:rFonts w:ascii="StarSymbol" w:hAnsi="StarSymbol"/>
      </w:rPr>
    </w:lvl>
    <w:lvl w:ilvl="3">
      <w:numFmt w:val="bullet"/>
      <w:lvlText w:val="•"/>
      <w:lvlJc w:val="left"/>
      <w:pPr>
        <w:ind w:left="907" w:hanging="227"/>
      </w:pPr>
      <w:rPr>
        <w:rFonts w:ascii="StarSymbol" w:hAnsi="StarSymbol"/>
      </w:rPr>
    </w:lvl>
    <w:lvl w:ilvl="4">
      <w:numFmt w:val="bullet"/>
      <w:lvlText w:val="•"/>
      <w:lvlJc w:val="left"/>
      <w:pPr>
        <w:ind w:left="1134" w:hanging="227"/>
      </w:pPr>
      <w:rPr>
        <w:rFonts w:ascii="StarSymbol" w:hAnsi="StarSymbol"/>
      </w:rPr>
    </w:lvl>
    <w:lvl w:ilvl="5">
      <w:numFmt w:val="bullet"/>
      <w:lvlText w:val="•"/>
      <w:lvlJc w:val="left"/>
      <w:pPr>
        <w:ind w:left="1361" w:hanging="227"/>
      </w:pPr>
      <w:rPr>
        <w:rFonts w:ascii="StarSymbol" w:hAnsi="StarSymbol"/>
      </w:rPr>
    </w:lvl>
    <w:lvl w:ilvl="6">
      <w:numFmt w:val="bullet"/>
      <w:lvlText w:val="•"/>
      <w:lvlJc w:val="left"/>
      <w:pPr>
        <w:ind w:left="1587" w:hanging="227"/>
      </w:pPr>
      <w:rPr>
        <w:rFonts w:ascii="StarSymbol" w:hAnsi="StarSymbol"/>
      </w:rPr>
    </w:lvl>
    <w:lvl w:ilvl="7">
      <w:numFmt w:val="bullet"/>
      <w:lvlText w:val="•"/>
      <w:lvlJc w:val="left"/>
      <w:pPr>
        <w:ind w:left="1814" w:hanging="227"/>
      </w:pPr>
      <w:rPr>
        <w:rFonts w:ascii="StarSymbol" w:hAnsi="StarSymbol"/>
      </w:rPr>
    </w:lvl>
    <w:lvl w:ilvl="8">
      <w:numFmt w:val="bullet"/>
      <w:lvlText w:val="•"/>
      <w:lvlJc w:val="left"/>
      <w:pPr>
        <w:ind w:left="2041" w:hanging="227"/>
      </w:pPr>
      <w:rPr>
        <w:rFonts w:ascii="StarSymbol" w:hAnsi="StarSymbol"/>
      </w:rPr>
    </w:lvl>
  </w:abstractNum>
  <w:abstractNum w:abstractNumId="6" w15:restartNumberingAfterBreak="0">
    <w:nsid w:val="4FDF51D7"/>
    <w:multiLevelType w:val="multilevel"/>
    <w:tmpl w:val="B52E49EA"/>
    <w:styleLink w:val="List5"/>
    <w:lvl w:ilvl="0">
      <w:numFmt w:val="bullet"/>
      <w:lvlText w:val="✗"/>
      <w:lvlJc w:val="left"/>
      <w:pPr>
        <w:ind w:left="227" w:hanging="227"/>
      </w:pPr>
      <w:rPr>
        <w:rFonts w:ascii="StarSymbol" w:hAnsi="StarSymbol"/>
      </w:rPr>
    </w:lvl>
    <w:lvl w:ilvl="1">
      <w:numFmt w:val="bullet"/>
      <w:lvlText w:val="✗"/>
      <w:lvlJc w:val="left"/>
      <w:pPr>
        <w:ind w:left="454" w:hanging="227"/>
      </w:pPr>
      <w:rPr>
        <w:rFonts w:ascii="StarSymbol" w:hAnsi="StarSymbol"/>
      </w:rPr>
    </w:lvl>
    <w:lvl w:ilvl="2">
      <w:numFmt w:val="bullet"/>
      <w:lvlText w:val="✗"/>
      <w:lvlJc w:val="left"/>
      <w:pPr>
        <w:ind w:left="680" w:hanging="227"/>
      </w:pPr>
      <w:rPr>
        <w:rFonts w:ascii="StarSymbol" w:hAnsi="StarSymbol"/>
      </w:rPr>
    </w:lvl>
    <w:lvl w:ilvl="3">
      <w:numFmt w:val="bullet"/>
      <w:lvlText w:val="✗"/>
      <w:lvlJc w:val="left"/>
      <w:pPr>
        <w:ind w:left="907" w:hanging="227"/>
      </w:pPr>
      <w:rPr>
        <w:rFonts w:ascii="StarSymbol" w:hAnsi="StarSymbol"/>
      </w:rPr>
    </w:lvl>
    <w:lvl w:ilvl="4">
      <w:numFmt w:val="bullet"/>
      <w:lvlText w:val="✗"/>
      <w:lvlJc w:val="left"/>
      <w:pPr>
        <w:ind w:left="1134" w:hanging="227"/>
      </w:pPr>
      <w:rPr>
        <w:rFonts w:ascii="StarSymbol" w:hAnsi="StarSymbol"/>
      </w:rPr>
    </w:lvl>
    <w:lvl w:ilvl="5">
      <w:numFmt w:val="bullet"/>
      <w:lvlText w:val="✗"/>
      <w:lvlJc w:val="left"/>
      <w:pPr>
        <w:ind w:left="1361" w:hanging="227"/>
      </w:pPr>
      <w:rPr>
        <w:rFonts w:ascii="StarSymbol" w:hAnsi="StarSymbol"/>
      </w:rPr>
    </w:lvl>
    <w:lvl w:ilvl="6">
      <w:numFmt w:val="bullet"/>
      <w:lvlText w:val="✗"/>
      <w:lvlJc w:val="left"/>
      <w:pPr>
        <w:ind w:left="1587" w:hanging="227"/>
      </w:pPr>
      <w:rPr>
        <w:rFonts w:ascii="StarSymbol" w:hAnsi="StarSymbol"/>
      </w:rPr>
    </w:lvl>
    <w:lvl w:ilvl="7">
      <w:numFmt w:val="bullet"/>
      <w:lvlText w:val="✗"/>
      <w:lvlJc w:val="left"/>
      <w:pPr>
        <w:ind w:left="1814" w:hanging="227"/>
      </w:pPr>
      <w:rPr>
        <w:rFonts w:ascii="StarSymbol" w:hAnsi="StarSymbol"/>
      </w:rPr>
    </w:lvl>
    <w:lvl w:ilvl="8">
      <w:numFmt w:val="bullet"/>
      <w:lvlText w:val="✗"/>
      <w:lvlJc w:val="left"/>
      <w:pPr>
        <w:ind w:left="2041" w:hanging="227"/>
      </w:pPr>
      <w:rPr>
        <w:rFonts w:ascii="StarSymbol" w:hAnsi="StarSymbol"/>
      </w:rPr>
    </w:lvl>
  </w:abstractNum>
  <w:abstractNum w:abstractNumId="7" w15:restartNumberingAfterBreak="0">
    <w:nsid w:val="54B8633F"/>
    <w:multiLevelType w:val="multilevel"/>
    <w:tmpl w:val="678E1DAC"/>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8" w15:restartNumberingAfterBreak="0">
    <w:nsid w:val="5FFB6BE5"/>
    <w:multiLevelType w:val="multilevel"/>
    <w:tmpl w:val="FA6E126C"/>
    <w:styleLink w:val="List3"/>
    <w:lvl w:ilvl="0">
      <w:numFmt w:val="bullet"/>
      <w:lvlText w:val="☑"/>
      <w:lvlJc w:val="left"/>
      <w:pPr>
        <w:ind w:left="224" w:hanging="224"/>
      </w:pPr>
      <w:rPr>
        <w:rFonts w:ascii="StarSymbol" w:hAnsi="StarSymbol"/>
      </w:rPr>
    </w:lvl>
    <w:lvl w:ilvl="1">
      <w:numFmt w:val="bullet"/>
      <w:lvlText w:val="□"/>
      <w:lvlJc w:val="left"/>
      <w:pPr>
        <w:ind w:left="448" w:hanging="224"/>
      </w:pPr>
      <w:rPr>
        <w:rFonts w:ascii="StarSymbol" w:hAnsi="StarSymbol"/>
      </w:rPr>
    </w:lvl>
    <w:lvl w:ilvl="2">
      <w:numFmt w:val="bullet"/>
      <w:lvlText w:val="☑"/>
      <w:lvlJc w:val="left"/>
      <w:pPr>
        <w:ind w:left="224" w:hanging="224"/>
      </w:pPr>
      <w:rPr>
        <w:rFonts w:ascii="StarSymbol" w:hAnsi="StarSymbol"/>
      </w:rPr>
    </w:lvl>
    <w:lvl w:ilvl="3">
      <w:numFmt w:val="bullet"/>
      <w:lvlText w:val="□"/>
      <w:lvlJc w:val="left"/>
      <w:pPr>
        <w:ind w:left="448" w:hanging="224"/>
      </w:pPr>
      <w:rPr>
        <w:rFonts w:ascii="StarSymbol" w:hAnsi="StarSymbol"/>
      </w:rPr>
    </w:lvl>
    <w:lvl w:ilvl="4">
      <w:numFmt w:val="bullet"/>
      <w:lvlText w:val="☑"/>
      <w:lvlJc w:val="left"/>
      <w:pPr>
        <w:ind w:left="224" w:hanging="224"/>
      </w:pPr>
      <w:rPr>
        <w:rFonts w:ascii="StarSymbol" w:hAnsi="StarSymbol"/>
      </w:rPr>
    </w:lvl>
    <w:lvl w:ilvl="5">
      <w:numFmt w:val="bullet"/>
      <w:lvlText w:val="□"/>
      <w:lvlJc w:val="left"/>
      <w:pPr>
        <w:ind w:left="448" w:hanging="224"/>
      </w:pPr>
      <w:rPr>
        <w:rFonts w:ascii="StarSymbol" w:hAnsi="StarSymbol"/>
      </w:rPr>
    </w:lvl>
    <w:lvl w:ilvl="6">
      <w:numFmt w:val="bullet"/>
      <w:lvlText w:val="☑"/>
      <w:lvlJc w:val="left"/>
      <w:pPr>
        <w:ind w:left="224" w:hanging="224"/>
      </w:pPr>
      <w:rPr>
        <w:rFonts w:ascii="StarSymbol" w:hAnsi="StarSymbol"/>
      </w:rPr>
    </w:lvl>
    <w:lvl w:ilvl="7">
      <w:numFmt w:val="bullet"/>
      <w:lvlText w:val="□"/>
      <w:lvlJc w:val="left"/>
      <w:pPr>
        <w:ind w:left="448" w:hanging="224"/>
      </w:pPr>
      <w:rPr>
        <w:rFonts w:ascii="StarSymbol" w:hAnsi="StarSymbol"/>
      </w:rPr>
    </w:lvl>
    <w:lvl w:ilvl="8">
      <w:numFmt w:val="bullet"/>
      <w:lvlText w:val="☑"/>
      <w:lvlJc w:val="left"/>
      <w:pPr>
        <w:ind w:left="224" w:hanging="224"/>
      </w:pPr>
      <w:rPr>
        <w:rFonts w:ascii="StarSymbol" w:hAnsi="StarSymbol"/>
      </w:rPr>
    </w:lvl>
  </w:abstractNum>
  <w:abstractNum w:abstractNumId="9" w15:restartNumberingAfterBreak="0">
    <w:nsid w:val="79C26349"/>
    <w:multiLevelType w:val="multilevel"/>
    <w:tmpl w:val="68AACA3E"/>
    <w:styleLink w:val="Numbering4"/>
    <w:lvl w:ilvl="0">
      <w:start w:val="1"/>
      <w:numFmt w:val="upperRoman"/>
      <w:lvlText w:val="%1."/>
      <w:lvlJc w:val="left"/>
      <w:pPr>
        <w:ind w:left="283" w:hanging="283"/>
      </w:pPr>
    </w:lvl>
    <w:lvl w:ilvl="1">
      <w:start w:val="2"/>
      <w:numFmt w:val="upperRoman"/>
      <w:lvlText w:val="%2."/>
      <w:lvlJc w:val="left"/>
      <w:pPr>
        <w:ind w:left="567" w:hanging="283"/>
      </w:pPr>
    </w:lvl>
    <w:lvl w:ilvl="2">
      <w:start w:val="3"/>
      <w:numFmt w:val="upperRoman"/>
      <w:lvlText w:val="%3."/>
      <w:lvlJc w:val="left"/>
      <w:pPr>
        <w:ind w:left="850" w:hanging="283"/>
      </w:pPr>
    </w:lvl>
    <w:lvl w:ilvl="3">
      <w:start w:val="4"/>
      <w:numFmt w:val="upperRoman"/>
      <w:lvlText w:val="%4."/>
      <w:lvlJc w:val="left"/>
      <w:pPr>
        <w:ind w:left="1134" w:hanging="283"/>
      </w:pPr>
    </w:lvl>
    <w:lvl w:ilvl="4">
      <w:start w:val="5"/>
      <w:numFmt w:val="upperRoman"/>
      <w:lvlText w:val="%5."/>
      <w:lvlJc w:val="left"/>
      <w:pPr>
        <w:ind w:left="1417" w:hanging="283"/>
      </w:pPr>
    </w:lvl>
    <w:lvl w:ilvl="5">
      <w:start w:val="6"/>
      <w:numFmt w:val="upperRoman"/>
      <w:lvlText w:val="%6."/>
      <w:lvlJc w:val="left"/>
      <w:pPr>
        <w:ind w:left="1701" w:hanging="283"/>
      </w:pPr>
    </w:lvl>
    <w:lvl w:ilvl="6">
      <w:start w:val="7"/>
      <w:numFmt w:val="upperRoman"/>
      <w:lvlText w:val="%7."/>
      <w:lvlJc w:val="left"/>
      <w:pPr>
        <w:ind w:left="1984" w:hanging="283"/>
      </w:pPr>
    </w:lvl>
    <w:lvl w:ilvl="7">
      <w:start w:val="8"/>
      <w:numFmt w:val="upperRoman"/>
      <w:lvlText w:val="%8."/>
      <w:lvlJc w:val="left"/>
      <w:pPr>
        <w:ind w:left="2268" w:hanging="283"/>
      </w:pPr>
    </w:lvl>
    <w:lvl w:ilvl="8">
      <w:start w:val="9"/>
      <w:numFmt w:val="upperRoman"/>
      <w:lvlText w:val="%9."/>
      <w:lvlJc w:val="left"/>
      <w:pPr>
        <w:ind w:left="2551" w:hanging="283"/>
      </w:pPr>
    </w:lvl>
  </w:abstractNum>
  <w:abstractNum w:abstractNumId="10" w15:restartNumberingAfterBreak="0">
    <w:nsid w:val="7C035490"/>
    <w:multiLevelType w:val="multilevel"/>
    <w:tmpl w:val="D1A2BE1A"/>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1" w15:restartNumberingAfterBreak="0">
    <w:nsid w:val="7C411F15"/>
    <w:multiLevelType w:val="multilevel"/>
    <w:tmpl w:val="3618C712"/>
    <w:styleLink w:val="Numbering5"/>
    <w:lvl w:ilvl="0">
      <w:start w:val="1"/>
      <w:numFmt w:val="decimal"/>
      <w:lvlText w:val="%1."/>
      <w:lvlJc w:val="left"/>
      <w:pPr>
        <w:ind w:left="227" w:hanging="227"/>
      </w:pPr>
    </w:lvl>
    <w:lvl w:ilvl="1">
      <w:start w:val="2"/>
      <w:numFmt w:val="decimal"/>
      <w:lvlText w:val="%1.%2."/>
      <w:lvlJc w:val="left"/>
      <w:pPr>
        <w:ind w:left="624" w:hanging="369"/>
      </w:pPr>
    </w:lvl>
    <w:lvl w:ilvl="2">
      <w:start w:val="3"/>
      <w:numFmt w:val="lowerLetter"/>
      <w:lvlText w:val="%3)"/>
      <w:lvlJc w:val="left"/>
      <w:pPr>
        <w:ind w:left="879" w:hanging="255"/>
      </w:pPr>
    </w:lvl>
    <w:lvl w:ilvl="3">
      <w:numFmt w:val="bullet"/>
      <w:lvlText w:val="•"/>
      <w:lvlJc w:val="left"/>
      <w:pPr>
        <w:ind w:left="1134" w:hanging="224"/>
      </w:pPr>
      <w:rPr>
        <w:rFonts w:ascii="StarSymbol" w:hAnsi="StarSymbol"/>
      </w:rPr>
    </w:lvl>
    <w:lvl w:ilvl="4">
      <w:numFmt w:val="bullet"/>
      <w:lvlText w:val="•"/>
      <w:lvlJc w:val="left"/>
      <w:pPr>
        <w:ind w:left="1358" w:hanging="224"/>
      </w:pPr>
      <w:rPr>
        <w:rFonts w:ascii="StarSymbol" w:hAnsi="StarSymbol"/>
      </w:rPr>
    </w:lvl>
    <w:lvl w:ilvl="5">
      <w:numFmt w:val="bullet"/>
      <w:lvlText w:val="•"/>
      <w:lvlJc w:val="left"/>
      <w:pPr>
        <w:ind w:left="1582" w:hanging="224"/>
      </w:pPr>
      <w:rPr>
        <w:rFonts w:ascii="StarSymbol" w:hAnsi="StarSymbol"/>
      </w:rPr>
    </w:lvl>
    <w:lvl w:ilvl="6">
      <w:numFmt w:val="bullet"/>
      <w:lvlText w:val="•"/>
      <w:lvlJc w:val="left"/>
      <w:pPr>
        <w:ind w:left="1806" w:hanging="224"/>
      </w:pPr>
      <w:rPr>
        <w:rFonts w:ascii="StarSymbol" w:hAnsi="StarSymbol"/>
      </w:rPr>
    </w:lvl>
    <w:lvl w:ilvl="7">
      <w:numFmt w:val="bullet"/>
      <w:lvlText w:val="•"/>
      <w:lvlJc w:val="left"/>
      <w:pPr>
        <w:ind w:left="2030" w:hanging="224"/>
      </w:pPr>
      <w:rPr>
        <w:rFonts w:ascii="StarSymbol" w:hAnsi="StarSymbol"/>
      </w:rPr>
    </w:lvl>
    <w:lvl w:ilvl="8">
      <w:numFmt w:val="bullet"/>
      <w:lvlText w:val="•"/>
      <w:lvlJc w:val="left"/>
      <w:pPr>
        <w:ind w:left="2254" w:hanging="224"/>
      </w:pPr>
      <w:rPr>
        <w:rFonts w:ascii="StarSymbol" w:hAnsi="StarSymbol"/>
      </w:rPr>
    </w:lvl>
  </w:abstractNum>
  <w:abstractNum w:abstractNumId="12" w15:restartNumberingAfterBreak="0">
    <w:nsid w:val="7D284203"/>
    <w:multiLevelType w:val="multilevel"/>
    <w:tmpl w:val="6B1802D8"/>
    <w:styleLink w:val="Numbering3"/>
    <w:lvl w:ilvl="0">
      <w:start w:val="1"/>
      <w:numFmt w:val="decimal"/>
      <w:lvlText w:val="%1"/>
      <w:lvlJc w:val="left"/>
      <w:pPr>
        <w:ind w:left="1701" w:hanging="1701"/>
      </w:pPr>
    </w:lvl>
    <w:lvl w:ilvl="1">
      <w:start w:val="2"/>
      <w:numFmt w:val="decimal"/>
      <w:lvlText w:val="%2"/>
      <w:lvlJc w:val="left"/>
      <w:pPr>
        <w:ind w:left="3402" w:hanging="1701"/>
      </w:pPr>
    </w:lvl>
    <w:lvl w:ilvl="2">
      <w:start w:val="3"/>
      <w:numFmt w:val="decimal"/>
      <w:lvlText w:val="%3"/>
      <w:lvlJc w:val="left"/>
      <w:pPr>
        <w:ind w:left="5103" w:hanging="1701"/>
      </w:pPr>
    </w:lvl>
    <w:lvl w:ilvl="3">
      <w:start w:val="4"/>
      <w:numFmt w:val="decimal"/>
      <w:lvlText w:val="%4"/>
      <w:lvlJc w:val="left"/>
      <w:pPr>
        <w:ind w:left="6805" w:hanging="1701"/>
      </w:pPr>
    </w:lvl>
    <w:lvl w:ilvl="4">
      <w:start w:val="5"/>
      <w:numFmt w:val="decimal"/>
      <w:lvlText w:val="%5"/>
      <w:lvlJc w:val="left"/>
      <w:pPr>
        <w:ind w:left="8505" w:hanging="1701"/>
      </w:pPr>
    </w:lvl>
    <w:lvl w:ilvl="5">
      <w:start w:val="6"/>
      <w:numFmt w:val="decimal"/>
      <w:lvlText w:val="%6"/>
      <w:lvlJc w:val="left"/>
      <w:pPr>
        <w:ind w:left="10206" w:hanging="1701"/>
      </w:pPr>
    </w:lvl>
    <w:lvl w:ilvl="6">
      <w:start w:val="7"/>
      <w:numFmt w:val="decimal"/>
      <w:lvlText w:val="%7"/>
      <w:lvlJc w:val="left"/>
      <w:pPr>
        <w:ind w:left="11907" w:hanging="1701"/>
      </w:pPr>
    </w:lvl>
    <w:lvl w:ilvl="7">
      <w:start w:val="8"/>
      <w:numFmt w:val="decimal"/>
      <w:lvlText w:val="%8"/>
      <w:lvlJc w:val="left"/>
      <w:pPr>
        <w:ind w:left="13608" w:hanging="1701"/>
      </w:pPr>
    </w:lvl>
    <w:lvl w:ilvl="8">
      <w:start w:val="9"/>
      <w:numFmt w:val="decimal"/>
      <w:lvlText w:val="%9"/>
      <w:lvlJc w:val="left"/>
      <w:pPr>
        <w:ind w:left="15309" w:hanging="1701"/>
      </w:pPr>
    </w:lvl>
  </w:abstractNum>
  <w:num w:numId="1" w16cid:durableId="152374860">
    <w:abstractNumId w:val="4"/>
  </w:num>
  <w:num w:numId="2" w16cid:durableId="1972862920">
    <w:abstractNumId w:val="3"/>
  </w:num>
  <w:num w:numId="3" w16cid:durableId="968363792">
    <w:abstractNumId w:val="12"/>
  </w:num>
  <w:num w:numId="4" w16cid:durableId="432671330">
    <w:abstractNumId w:val="9"/>
  </w:num>
  <w:num w:numId="5" w16cid:durableId="1513379576">
    <w:abstractNumId w:val="11"/>
  </w:num>
  <w:num w:numId="6" w16cid:durableId="2123837095">
    <w:abstractNumId w:val="5"/>
  </w:num>
  <w:num w:numId="7" w16cid:durableId="2105148107">
    <w:abstractNumId w:val="0"/>
  </w:num>
  <w:num w:numId="8" w16cid:durableId="263922946">
    <w:abstractNumId w:val="8"/>
  </w:num>
  <w:num w:numId="9" w16cid:durableId="1625695432">
    <w:abstractNumId w:val="1"/>
  </w:num>
  <w:num w:numId="10" w16cid:durableId="176577558">
    <w:abstractNumId w:val="6"/>
  </w:num>
  <w:num w:numId="11" w16cid:durableId="1395010196">
    <w:abstractNumId w:val="7"/>
  </w:num>
  <w:num w:numId="12" w16cid:durableId="1671830642">
    <w:abstractNumId w:val="2"/>
  </w:num>
  <w:num w:numId="13" w16cid:durableId="105358428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a Renders">
    <w15:presenceInfo w15:providerId="Windows Live" w15:userId="94a63f9890c68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F54B7"/>
    <w:rsid w:val="00030516"/>
    <w:rsid w:val="0005590A"/>
    <w:rsid w:val="000F54B7"/>
    <w:rsid w:val="003F05FB"/>
    <w:rsid w:val="0044608C"/>
    <w:rsid w:val="004A0526"/>
    <w:rsid w:val="005732FB"/>
    <w:rsid w:val="00577CB0"/>
    <w:rsid w:val="005939A2"/>
    <w:rsid w:val="005C339B"/>
    <w:rsid w:val="00614FFD"/>
    <w:rsid w:val="00943702"/>
    <w:rsid w:val="009E09AA"/>
    <w:rsid w:val="00DB4654"/>
    <w:rsid w:val="00E63AA0"/>
    <w:rsid w:val="00F002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B44C"/>
  <w15:docId w15:val="{DFB86191-8D01-4000-A4F4-E0F5C69F9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ahoma"/>
        <w:kern w:val="3"/>
        <w:sz w:val="24"/>
        <w:szCs w:val="24"/>
        <w:lang w:val="en-US"/>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Heading"/>
    <w:next w:val="Textbody"/>
    <w:uiPriority w:val="9"/>
    <w:qFormat/>
    <w:pPr>
      <w:outlineLvl w:val="0"/>
    </w:pPr>
    <w:rPr>
      <w:b/>
      <w:bCs/>
    </w:rPr>
  </w:style>
  <w:style w:type="paragraph" w:styleId="Kop2">
    <w:name w:val="heading 2"/>
    <w:basedOn w:val="Heading"/>
    <w:next w:val="Textbody"/>
    <w:uiPriority w:val="9"/>
    <w:unhideWhenUsed/>
    <w:qFormat/>
    <w:pPr>
      <w:outlineLvl w:val="1"/>
    </w:pPr>
    <w:rPr>
      <w:b/>
      <w:bCs/>
      <w:i/>
      <w:iCs/>
    </w:rPr>
  </w:style>
  <w:style w:type="paragraph" w:styleId="Kop3">
    <w:name w:val="heading 3"/>
    <w:basedOn w:val="Heading"/>
    <w:next w:val="Textbody"/>
    <w:uiPriority w:val="9"/>
    <w:unhideWhenUsed/>
    <w:qFormat/>
    <w:pPr>
      <w:outlineLvl w:val="2"/>
    </w:pPr>
    <w:rPr>
      <w:b/>
      <w:bCs/>
    </w:rPr>
  </w:style>
  <w:style w:type="paragraph" w:styleId="Kop4">
    <w:name w:val="heading 4"/>
    <w:basedOn w:val="Heading"/>
    <w:next w:val="Textbody"/>
    <w:uiPriority w:val="9"/>
    <w:semiHidden/>
    <w:unhideWhenUsed/>
    <w:qFormat/>
    <w:pPr>
      <w:outlineLvl w:val="3"/>
    </w:pPr>
    <w:rPr>
      <w:b/>
      <w:bCs/>
      <w:i/>
      <w:iCs/>
    </w:rPr>
  </w:style>
  <w:style w:type="paragraph" w:styleId="Kop5">
    <w:name w:val="heading 5"/>
    <w:basedOn w:val="Heading"/>
    <w:next w:val="Textbody"/>
    <w:uiPriority w:val="9"/>
    <w:semiHidden/>
    <w:unhideWhenUsed/>
    <w:qFormat/>
    <w:pPr>
      <w:outlineLvl w:val="4"/>
    </w:pPr>
    <w:rPr>
      <w:b/>
      <w:bCs/>
    </w:rPr>
  </w:style>
  <w:style w:type="paragraph" w:styleId="Kop6">
    <w:name w:val="heading 6"/>
    <w:basedOn w:val="Heading"/>
    <w:next w:val="Textbody"/>
    <w:uiPriority w:val="9"/>
    <w:semiHidden/>
    <w:unhideWhenUsed/>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uthor">
    <w:name w:val="Author"/>
    <w:basedOn w:val="Standard"/>
    <w:pPr>
      <w:jc w:val="center"/>
    </w:pPr>
  </w:style>
  <w:style w:type="paragraph" w:styleId="Datum">
    <w:name w:val="Date"/>
    <w:basedOn w:val="Standard"/>
    <w:pPr>
      <w:jc w:val="center"/>
    </w:pPr>
  </w:style>
  <w:style w:type="paragraph" w:customStyle="1" w:styleId="Abstract">
    <w:name w:val="Abstract"/>
    <w:basedOn w:val="Standard"/>
    <w:pPr>
      <w:spacing w:before="144" w:after="144"/>
      <w:ind w:left="567" w:right="567"/>
    </w:pPr>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before="86" w:after="86"/>
    </w:pPr>
  </w:style>
  <w:style w:type="paragraph" w:styleId="Lijst">
    <w:name w:val="List"/>
    <w:basedOn w:val="Textbody"/>
  </w:style>
  <w:style w:type="paragraph" w:styleId="Bijschrift">
    <w:name w:val="caption"/>
    <w:basedOn w:val="Standard"/>
    <w:pPr>
      <w:suppressLineNumbers/>
      <w:spacing w:before="120" w:after="120"/>
    </w:pPr>
    <w:rPr>
      <w:i/>
      <w:iCs/>
    </w:rPr>
  </w:style>
  <w:style w:type="paragraph" w:customStyle="1" w:styleId="Table">
    <w:name w:val="Table"/>
    <w:basedOn w:val="Bijschrift"/>
  </w:style>
  <w:style w:type="paragraph" w:customStyle="1" w:styleId="FigureCaption">
    <w:name w:val="FigureCaption"/>
    <w:basedOn w:val="Bijschrift"/>
  </w:style>
  <w:style w:type="paragraph" w:customStyle="1" w:styleId="Figure">
    <w:name w:val="Figure"/>
    <w:basedOn w:val="Standard"/>
    <w:pPr>
      <w:suppressLineNumbers/>
    </w:pPr>
  </w:style>
  <w:style w:type="paragraph" w:customStyle="1" w:styleId="FigureWithCaption">
    <w:name w:val="FigureWithCaption"/>
    <w:basedOn w:val="Figure"/>
    <w:pPr>
      <w:keepNext/>
    </w:pPr>
  </w:style>
  <w:style w:type="paragraph" w:customStyle="1" w:styleId="Index">
    <w:name w:val="Index"/>
    <w:basedOn w:val="Standard"/>
    <w:pPr>
      <w:suppressLineNumbers/>
    </w:pPr>
  </w:style>
  <w:style w:type="paragraph" w:customStyle="1" w:styleId="Quotations">
    <w:name w:val="Quotations"/>
    <w:basedOn w:val="Standard"/>
    <w:pPr>
      <w:spacing w:before="144" w:after="144"/>
      <w:ind w:left="567" w:right="567"/>
    </w:pPr>
  </w:style>
  <w:style w:type="paragraph" w:customStyle="1" w:styleId="PreformattedText">
    <w:name w:val="Preformatted Text"/>
    <w:basedOn w:val="Standard"/>
    <w:rPr>
      <w:rFonts w:ascii="Courier New" w:eastAsia="Courier New" w:hAnsi="Courier New" w:cs="Courier New"/>
      <w:sz w:val="20"/>
      <w:szCs w:val="20"/>
      <w:lang/>
    </w:rPr>
  </w:style>
  <w:style w:type="character" w:customStyle="1" w:styleId="SourceText">
    <w:name w:val="Source_Text"/>
    <w:rPr>
      <w:rFonts w:ascii="Courier New" w:eastAsia="Courier New" w:hAnsi="Courier New" w:cs="Courier New"/>
      <w:sz w:val="20"/>
      <w:szCs w:val="20"/>
      <w:lang/>
    </w:rPr>
  </w:style>
  <w:style w:type="character" w:customStyle="1" w:styleId="Highlighted">
    <w:name w:val="Highlighted"/>
    <w:rPr>
      <w:shd w:val="clear" w:color="auto" w:fill="FFFF38"/>
    </w:rPr>
  </w:style>
  <w:style w:type="paragraph" w:customStyle="1" w:styleId="DefinitionTerm">
    <w:name w:val="Definition Term"/>
    <w:basedOn w:val="Standard"/>
    <w:next w:val="DefinitionDefinition"/>
    <w:pPr>
      <w:spacing w:before="86" w:after="86"/>
    </w:pPr>
  </w:style>
  <w:style w:type="paragraph" w:customStyle="1" w:styleId="DefinitionDefinition">
    <w:name w:val="Definition Definition"/>
    <w:basedOn w:val="Standard"/>
    <w:next w:val="Textbody"/>
    <w:pPr>
      <w:ind w:left="720"/>
    </w:pPr>
  </w:style>
  <w:style w:type="paragraph" w:customStyle="1" w:styleId="TableContents">
    <w:name w:val="Table Contents"/>
    <w:basedOn w:val="Standard"/>
    <w:pPr>
      <w:suppressLineNumbers/>
      <w:ind w:left="43" w:right="43"/>
    </w:pPr>
  </w:style>
  <w:style w:type="paragraph" w:customStyle="1" w:styleId="TableHeading">
    <w:name w:val="Table Heading"/>
    <w:basedOn w:val="TableContents"/>
    <w:rPr>
      <w:b/>
      <w:bCs/>
    </w:rPr>
  </w:style>
  <w:style w:type="paragraph" w:customStyle="1" w:styleId="Footnote">
    <w:name w:val="Footnote"/>
    <w:basedOn w:val="Standard"/>
    <w:pPr>
      <w:suppressLineNumbers/>
      <w:ind w:left="283" w:hanging="283"/>
    </w:pPr>
    <w:rPr>
      <w:sz w:val="20"/>
      <w:szCs w:val="20"/>
    </w:rPr>
  </w:style>
  <w:style w:type="paragraph" w:styleId="Voettekst">
    <w:name w:val="footer"/>
    <w:basedOn w:val="Standard"/>
    <w:pPr>
      <w:suppressLineNumbers/>
      <w:tabs>
        <w:tab w:val="center" w:pos="4680"/>
        <w:tab w:val="right" w:pos="9360"/>
      </w:tabs>
    </w:pPr>
  </w:style>
  <w:style w:type="paragraph" w:customStyle="1" w:styleId="DefinitionTermTight">
    <w:name w:val="Definition Term Tight"/>
    <w:basedOn w:val="Standard"/>
    <w:next w:val="DefinitionDefinitionTight"/>
    <w:pPr>
      <w:spacing w:before="115" w:after="115"/>
    </w:pPr>
  </w:style>
  <w:style w:type="paragraph" w:customStyle="1" w:styleId="DefinitionDefinitionTight">
    <w:name w:val="Definition Definition Tight"/>
    <w:basedOn w:val="Standard"/>
    <w:pPr>
      <w:ind w:left="720"/>
    </w:pPr>
  </w:style>
  <w:style w:type="paragraph" w:customStyle="1" w:styleId="HorizontalLine">
    <w:name w:val="Horizontal Line"/>
    <w:basedOn w:val="Standard"/>
    <w:next w:val="Textbody"/>
    <w:pPr>
      <w:suppressLineNumbers/>
      <w:spacing w:after="283"/>
    </w:pPr>
    <w:rPr>
      <w:sz w:val="12"/>
      <w:szCs w:val="12"/>
    </w:rPr>
  </w:style>
  <w:style w:type="paragraph" w:customStyle="1" w:styleId="Firstparagraph">
    <w:name w:val="First paragraph"/>
    <w:basedOn w:val="Textbody"/>
    <w:next w:val="Textbody"/>
  </w:style>
  <w:style w:type="character" w:customStyle="1" w:styleId="NumberingSymbols">
    <w:name w:val="Numbering Symbols"/>
  </w:style>
  <w:style w:type="character" w:customStyle="1" w:styleId="BulletSymbols">
    <w:name w:val="Bullet Symbols"/>
    <w:rPr>
      <w:rFonts w:ascii="StarSymbol" w:eastAsia="StarSymbol" w:hAnsi="StarSymbol" w:cs="StarSymbol"/>
      <w:sz w:val="18"/>
      <w:szCs w:val="18"/>
    </w:rPr>
  </w:style>
  <w:style w:type="character" w:styleId="Nadruk">
    <w:name w:val="Emphasis"/>
    <w:rPr>
      <w:i/>
      <w:iCs/>
    </w:rPr>
  </w:style>
  <w:style w:type="character" w:customStyle="1" w:styleId="StrongEmphasis">
    <w:name w:val="Strong Emphasis"/>
    <w:rPr>
      <w:b/>
      <w:bCs/>
    </w:rPr>
  </w:style>
  <w:style w:type="character" w:customStyle="1" w:styleId="Strikeout">
    <w:name w:val="Strikeout"/>
    <w:rPr>
      <w:strike/>
    </w:rPr>
  </w:style>
  <w:style w:type="character" w:customStyle="1" w:styleId="Superscript">
    <w:name w:val="Superscript"/>
    <w:rPr>
      <w:position w:val="0"/>
      <w:vertAlign w:val="superscript"/>
    </w:rPr>
  </w:style>
  <w:style w:type="character" w:customStyle="1" w:styleId="Subscript">
    <w:name w:val="Subscript"/>
    <w:rPr>
      <w:position w:val="0"/>
      <w:vertAlign w:val="subscript"/>
    </w:rPr>
  </w:style>
  <w:style w:type="character" w:customStyle="1" w:styleId="Citation">
    <w:name w:val="Citation"/>
    <w:rPr>
      <w:i/>
      <w:iCs/>
    </w:rPr>
  </w:style>
  <w:style w:type="character" w:customStyle="1" w:styleId="Teletype">
    <w:name w:val="Teletype"/>
    <w:rPr>
      <w:rFonts w:ascii="Courier New" w:eastAsia="Courier New" w:hAnsi="Courier New" w:cs="Courier New"/>
    </w:rPr>
  </w:style>
  <w:style w:type="character" w:customStyle="1" w:styleId="Internetlink">
    <w:name w:val="Internet link"/>
    <w:rPr>
      <w:color w:val="000080"/>
      <w:u w:val="single"/>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Definition">
    <w:name w:val="Definition"/>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numbering" w:customStyle="1" w:styleId="Numbering1">
    <w:name w:val="Numbering 1"/>
    <w:basedOn w:val="Geenlijst"/>
    <w:pPr>
      <w:numPr>
        <w:numId w:val="1"/>
      </w:numPr>
    </w:pPr>
  </w:style>
  <w:style w:type="numbering" w:customStyle="1" w:styleId="Numbering2">
    <w:name w:val="Numbering 2"/>
    <w:basedOn w:val="Geenlijst"/>
    <w:pPr>
      <w:numPr>
        <w:numId w:val="2"/>
      </w:numPr>
    </w:pPr>
  </w:style>
  <w:style w:type="numbering" w:customStyle="1" w:styleId="Numbering3">
    <w:name w:val="Numbering 3"/>
    <w:basedOn w:val="Geenlijst"/>
    <w:pPr>
      <w:numPr>
        <w:numId w:val="3"/>
      </w:numPr>
    </w:pPr>
  </w:style>
  <w:style w:type="numbering" w:customStyle="1" w:styleId="Numbering4">
    <w:name w:val="Numbering 4"/>
    <w:basedOn w:val="Geenlijst"/>
    <w:pPr>
      <w:numPr>
        <w:numId w:val="4"/>
      </w:numPr>
    </w:pPr>
  </w:style>
  <w:style w:type="numbering" w:customStyle="1" w:styleId="Numbering5">
    <w:name w:val="Numbering 5"/>
    <w:basedOn w:val="Geenlijst"/>
    <w:pPr>
      <w:numPr>
        <w:numId w:val="5"/>
      </w:numPr>
    </w:pPr>
  </w:style>
  <w:style w:type="numbering" w:customStyle="1" w:styleId="List1">
    <w:name w:val="List 1"/>
    <w:basedOn w:val="Geenlijst"/>
    <w:pPr>
      <w:numPr>
        <w:numId w:val="6"/>
      </w:numPr>
    </w:pPr>
  </w:style>
  <w:style w:type="numbering" w:customStyle="1" w:styleId="List2">
    <w:name w:val="List 2"/>
    <w:basedOn w:val="Geenlijst"/>
    <w:pPr>
      <w:numPr>
        <w:numId w:val="7"/>
      </w:numPr>
    </w:pPr>
  </w:style>
  <w:style w:type="numbering" w:customStyle="1" w:styleId="List3">
    <w:name w:val="List 3"/>
    <w:basedOn w:val="Geenlijst"/>
    <w:pPr>
      <w:numPr>
        <w:numId w:val="8"/>
      </w:numPr>
    </w:pPr>
  </w:style>
  <w:style w:type="numbering" w:customStyle="1" w:styleId="List4">
    <w:name w:val="List 4"/>
    <w:basedOn w:val="Geenlijst"/>
    <w:pPr>
      <w:numPr>
        <w:numId w:val="9"/>
      </w:numPr>
    </w:pPr>
  </w:style>
  <w:style w:type="numbering" w:customStyle="1" w:styleId="List5">
    <w:name w:val="List 5"/>
    <w:basedOn w:val="Geenlijst"/>
    <w:pPr>
      <w:numPr>
        <w:numId w:val="10"/>
      </w:numPr>
    </w:pPr>
  </w:style>
  <w:style w:type="paragraph" w:styleId="Revisie">
    <w:name w:val="Revision"/>
    <w:hidden/>
    <w:uiPriority w:val="99"/>
    <w:semiHidden/>
    <w:rsid w:val="0005590A"/>
    <w:pPr>
      <w:widowControl/>
      <w:suppressAutoHyphens w:val="0"/>
      <w:autoSpaceDN/>
      <w:textAlignment w:val="auto"/>
    </w:pPr>
  </w:style>
  <w:style w:type="character" w:styleId="Verwijzingopmerking">
    <w:name w:val="annotation reference"/>
    <w:basedOn w:val="Standaardalinea-lettertype"/>
    <w:uiPriority w:val="99"/>
    <w:semiHidden/>
    <w:unhideWhenUsed/>
    <w:rsid w:val="0005590A"/>
    <w:rPr>
      <w:sz w:val="16"/>
      <w:szCs w:val="16"/>
    </w:rPr>
  </w:style>
  <w:style w:type="paragraph" w:styleId="Tekstopmerking">
    <w:name w:val="annotation text"/>
    <w:basedOn w:val="Standaard"/>
    <w:link w:val="TekstopmerkingChar"/>
    <w:uiPriority w:val="99"/>
    <w:unhideWhenUsed/>
    <w:rsid w:val="0005590A"/>
    <w:rPr>
      <w:sz w:val="20"/>
      <w:szCs w:val="20"/>
    </w:rPr>
  </w:style>
  <w:style w:type="character" w:customStyle="1" w:styleId="TekstopmerkingChar">
    <w:name w:val="Tekst opmerking Char"/>
    <w:basedOn w:val="Standaardalinea-lettertype"/>
    <w:link w:val="Tekstopmerking"/>
    <w:uiPriority w:val="99"/>
    <w:rsid w:val="0005590A"/>
    <w:rPr>
      <w:sz w:val="20"/>
      <w:szCs w:val="20"/>
    </w:rPr>
  </w:style>
  <w:style w:type="paragraph" w:styleId="Onderwerpvanopmerking">
    <w:name w:val="annotation subject"/>
    <w:basedOn w:val="Tekstopmerking"/>
    <w:next w:val="Tekstopmerking"/>
    <w:link w:val="OnderwerpvanopmerkingChar"/>
    <w:uiPriority w:val="99"/>
    <w:semiHidden/>
    <w:unhideWhenUsed/>
    <w:rsid w:val="0005590A"/>
    <w:rPr>
      <w:b/>
      <w:bCs/>
    </w:rPr>
  </w:style>
  <w:style w:type="character" w:customStyle="1" w:styleId="OnderwerpvanopmerkingChar">
    <w:name w:val="Onderwerp van opmerking Char"/>
    <w:basedOn w:val="TekstopmerkingChar"/>
    <w:link w:val="Onderwerpvanopmerking"/>
    <w:uiPriority w:val="99"/>
    <w:semiHidden/>
    <w:rsid w:val="000559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5BBD0-5AC5-4AD1-9FBB-B3230AE8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1417</Words>
  <Characters>7797</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Renders</dc:creator>
  <cp:keywords/>
  <dc:description/>
  <cp:lastModifiedBy>Carla Renders</cp:lastModifiedBy>
  <cp:revision>4</cp:revision>
  <dcterms:created xsi:type="dcterms:W3CDTF">2026-05-12T10:31:00Z</dcterms:created>
  <dcterms:modified xsi:type="dcterms:W3CDTF">2026-05-12T10:43:00Z</dcterms:modified>
</cp:coreProperties>
</file>